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078E6C" w14:textId="77777777" w:rsidR="00577329" w:rsidRDefault="00577329">
      <w:pPr>
        <w:rPr>
          <w:noProof/>
        </w:rPr>
      </w:pPr>
    </w:p>
    <w:p w14:paraId="56FAE7F0" w14:textId="55A57F92" w:rsidR="00577329" w:rsidRPr="00577329" w:rsidRDefault="00577329">
      <w:pPr>
        <w:rPr>
          <w:rFonts w:ascii="Times New Roman" w:hAnsi="Times New Roman" w:cs="Times New Roman"/>
          <w:noProof/>
          <w:sz w:val="24"/>
          <w:szCs w:val="24"/>
        </w:rPr>
      </w:pPr>
      <w:r w:rsidRPr="00577329">
        <w:rPr>
          <w:rFonts w:ascii="Times New Roman" w:hAnsi="Times New Roman" w:cs="Times New Roman"/>
          <w:b/>
          <w:bCs/>
          <w:sz w:val="24"/>
          <w:szCs w:val="24"/>
        </w:rPr>
        <w:t>Quantifying Crop Safety and Efficacy when Tank Mixing Insecticides and Fungicides</w:t>
      </w:r>
    </w:p>
    <w:p w14:paraId="4826BE90" w14:textId="77777777" w:rsidR="00577329" w:rsidRPr="00577329" w:rsidRDefault="00577329" w:rsidP="00577329">
      <w:pPr>
        <w:pStyle w:val="Default"/>
        <w:jc w:val="center"/>
        <w:rPr>
          <w:bCs/>
        </w:rPr>
      </w:pPr>
      <w:r w:rsidRPr="00577329">
        <w:rPr>
          <w:bCs/>
        </w:rPr>
        <w:t>Progress Report Submitted to the Northwest Potato Consortium</w:t>
      </w:r>
    </w:p>
    <w:p w14:paraId="11697461" w14:textId="77777777" w:rsidR="00577329" w:rsidRPr="00577329" w:rsidRDefault="00577329" w:rsidP="00577329">
      <w:pPr>
        <w:rPr>
          <w:rFonts w:ascii="Times New Roman" w:hAnsi="Times New Roman" w:cs="Times New Roman"/>
          <w:b/>
          <w:sz w:val="24"/>
          <w:szCs w:val="24"/>
        </w:rPr>
      </w:pPr>
    </w:p>
    <w:p w14:paraId="15A26D74" w14:textId="77777777" w:rsidR="00577329" w:rsidRPr="00577329" w:rsidRDefault="00577329" w:rsidP="00577329">
      <w:pPr>
        <w:tabs>
          <w:tab w:val="left" w:pos="720"/>
          <w:tab w:val="left" w:pos="1440"/>
          <w:tab w:val="left" w:pos="2160"/>
          <w:tab w:val="left" w:pos="2880"/>
          <w:tab w:val="left" w:pos="3600"/>
          <w:tab w:val="left" w:pos="4320"/>
          <w:tab w:val="left" w:pos="5295"/>
        </w:tabs>
        <w:rPr>
          <w:rFonts w:ascii="Times New Roman" w:hAnsi="Times New Roman" w:cs="Times New Roman"/>
          <w:b/>
          <w:sz w:val="24"/>
          <w:szCs w:val="24"/>
        </w:rPr>
      </w:pPr>
    </w:p>
    <w:p w14:paraId="134DC82C" w14:textId="77777777" w:rsidR="00577329" w:rsidRPr="00577329" w:rsidRDefault="00577329" w:rsidP="00577329">
      <w:pPr>
        <w:rPr>
          <w:rFonts w:ascii="Times New Roman" w:hAnsi="Times New Roman" w:cs="Times New Roman"/>
          <w:color w:val="000000"/>
          <w:sz w:val="24"/>
          <w:szCs w:val="24"/>
        </w:rPr>
      </w:pPr>
      <w:r w:rsidRPr="00577329">
        <w:rPr>
          <w:rFonts w:ascii="Times New Roman" w:hAnsi="Times New Roman" w:cs="Times New Roman"/>
          <w:b/>
          <w:color w:val="000000"/>
          <w:sz w:val="24"/>
          <w:szCs w:val="24"/>
        </w:rPr>
        <w:t>PERSONNEL:</w:t>
      </w:r>
      <w:r w:rsidRPr="00577329">
        <w:rPr>
          <w:rFonts w:ascii="Times New Roman" w:hAnsi="Times New Roman" w:cs="Times New Roman"/>
          <w:color w:val="000000"/>
          <w:sz w:val="24"/>
          <w:szCs w:val="24"/>
        </w:rPr>
        <w:t xml:space="preserve"> </w:t>
      </w:r>
    </w:p>
    <w:p w14:paraId="2A04E8F9" w14:textId="7F136137" w:rsidR="00577329" w:rsidRDefault="00577329" w:rsidP="00577329">
      <w:pPr>
        <w:tabs>
          <w:tab w:val="left" w:pos="720"/>
          <w:tab w:val="left" w:pos="1440"/>
          <w:tab w:val="left" w:pos="2160"/>
          <w:tab w:val="left" w:pos="2880"/>
          <w:tab w:val="left" w:pos="3600"/>
          <w:tab w:val="left" w:pos="4320"/>
          <w:tab w:val="left" w:pos="5295"/>
        </w:tabs>
        <w:ind w:left="720" w:hanging="360"/>
        <w:rPr>
          <w:rFonts w:ascii="Times New Roman" w:hAnsi="Times New Roman" w:cs="Times New Roman"/>
          <w:sz w:val="24"/>
          <w:szCs w:val="24"/>
        </w:rPr>
      </w:pPr>
      <w:r w:rsidRPr="00577329">
        <w:rPr>
          <w:rFonts w:ascii="Times New Roman" w:hAnsi="Times New Roman" w:cs="Times New Roman"/>
          <w:sz w:val="24"/>
          <w:szCs w:val="24"/>
        </w:rPr>
        <w:t xml:space="preserve">Tim Waters, Washington State University Extension, 509 545-3511, </w:t>
      </w:r>
      <w:hyperlink r:id="rId4" w:history="1">
        <w:r w:rsidRPr="00577329">
          <w:rPr>
            <w:rStyle w:val="Hyperlink"/>
            <w:rFonts w:ascii="Times New Roman" w:hAnsi="Times New Roman" w:cs="Times New Roman"/>
            <w:sz w:val="24"/>
            <w:szCs w:val="24"/>
          </w:rPr>
          <w:t>twaters@wsu.edu</w:t>
        </w:r>
      </w:hyperlink>
      <w:r w:rsidRPr="00577329">
        <w:rPr>
          <w:rFonts w:ascii="Times New Roman" w:hAnsi="Times New Roman" w:cs="Times New Roman"/>
          <w:sz w:val="24"/>
          <w:szCs w:val="24"/>
        </w:rPr>
        <w:t>, 404 W Clark Ave, Pasco, WA 99301</w:t>
      </w:r>
    </w:p>
    <w:p w14:paraId="258580A8" w14:textId="532AC86E" w:rsidR="00577329" w:rsidRPr="00577329" w:rsidRDefault="00577329" w:rsidP="00577329">
      <w:pPr>
        <w:tabs>
          <w:tab w:val="left" w:pos="720"/>
          <w:tab w:val="left" w:pos="1440"/>
          <w:tab w:val="left" w:pos="2160"/>
          <w:tab w:val="left" w:pos="2880"/>
          <w:tab w:val="left" w:pos="3600"/>
          <w:tab w:val="left" w:pos="4320"/>
          <w:tab w:val="left" w:pos="5295"/>
        </w:tabs>
        <w:ind w:left="720" w:hanging="360"/>
        <w:rPr>
          <w:rFonts w:ascii="Times New Roman" w:hAnsi="Times New Roman" w:cs="Times New Roman"/>
          <w:sz w:val="24"/>
          <w:szCs w:val="24"/>
        </w:rPr>
      </w:pPr>
      <w:r w:rsidRPr="00577329">
        <w:rPr>
          <w:rFonts w:ascii="Times New Roman" w:hAnsi="Times New Roman" w:cs="Times New Roman"/>
          <w:sz w:val="24"/>
          <w:szCs w:val="24"/>
        </w:rPr>
        <w:t xml:space="preserve">David </w:t>
      </w:r>
      <w:proofErr w:type="spellStart"/>
      <w:r w:rsidR="004B008E">
        <w:rPr>
          <w:rFonts w:ascii="Times New Roman" w:hAnsi="Times New Roman" w:cs="Times New Roman"/>
          <w:sz w:val="24"/>
          <w:szCs w:val="24"/>
        </w:rPr>
        <w:t>Linnard</w:t>
      </w:r>
      <w:proofErr w:type="spellEnd"/>
      <w:r w:rsidR="004B008E">
        <w:rPr>
          <w:rFonts w:ascii="Times New Roman" w:hAnsi="Times New Roman" w:cs="Times New Roman"/>
          <w:sz w:val="24"/>
          <w:szCs w:val="24"/>
        </w:rPr>
        <w:t xml:space="preserve"> </w:t>
      </w:r>
      <w:r w:rsidRPr="00577329">
        <w:rPr>
          <w:rFonts w:ascii="Times New Roman" w:hAnsi="Times New Roman" w:cs="Times New Roman"/>
          <w:sz w:val="24"/>
          <w:szCs w:val="24"/>
        </w:rPr>
        <w:t>Wheeler, Washington State University</w:t>
      </w:r>
      <w:r w:rsidR="004B008E">
        <w:rPr>
          <w:rFonts w:ascii="Times New Roman" w:hAnsi="Times New Roman" w:cs="Times New Roman"/>
          <w:sz w:val="24"/>
          <w:szCs w:val="24"/>
        </w:rPr>
        <w:t>, Department of</w:t>
      </w:r>
      <w:r w:rsidRPr="00577329">
        <w:rPr>
          <w:rFonts w:ascii="Times New Roman" w:hAnsi="Times New Roman" w:cs="Times New Roman"/>
          <w:sz w:val="24"/>
          <w:szCs w:val="24"/>
        </w:rPr>
        <w:t xml:space="preserve"> Plant Pathology, Pullman, WA.</w:t>
      </w:r>
      <w:r w:rsidR="004B008E">
        <w:rPr>
          <w:rFonts w:ascii="Times New Roman" w:hAnsi="Times New Roman" w:cs="Times New Roman"/>
          <w:sz w:val="24"/>
          <w:szCs w:val="24"/>
        </w:rPr>
        <w:t xml:space="preserve"> 99163. </w:t>
      </w:r>
      <w:hyperlink r:id="rId5" w:history="1">
        <w:r w:rsidR="004B008E" w:rsidRPr="005B15BE">
          <w:rPr>
            <w:rStyle w:val="Hyperlink"/>
            <w:rFonts w:ascii="Times New Roman" w:hAnsi="Times New Roman" w:cs="Times New Roman"/>
            <w:sz w:val="24"/>
            <w:szCs w:val="24"/>
          </w:rPr>
          <w:t>david.wheeler@wsu.edu</w:t>
        </w:r>
      </w:hyperlink>
      <w:r w:rsidR="004B008E">
        <w:rPr>
          <w:rFonts w:ascii="Times New Roman" w:hAnsi="Times New Roman" w:cs="Times New Roman"/>
          <w:sz w:val="24"/>
          <w:szCs w:val="24"/>
        </w:rPr>
        <w:t>, (215) 880 3024.</w:t>
      </w:r>
    </w:p>
    <w:p w14:paraId="2F922B7C" w14:textId="049824DB" w:rsidR="00577329" w:rsidRPr="00577329" w:rsidRDefault="00577329" w:rsidP="00577329">
      <w:pPr>
        <w:rPr>
          <w:rFonts w:ascii="Times New Roman" w:hAnsi="Times New Roman" w:cs="Times New Roman"/>
          <w:noProof/>
          <w:sz w:val="24"/>
          <w:szCs w:val="24"/>
        </w:rPr>
      </w:pPr>
      <w:r w:rsidRPr="00577329">
        <w:rPr>
          <w:rFonts w:ascii="Times New Roman" w:hAnsi="Times New Roman" w:cs="Times New Roman"/>
          <w:noProof/>
          <w:sz w:val="24"/>
          <w:szCs w:val="24"/>
        </w:rPr>
        <w:t>REPORTING PERIOD: March 1, 20</w:t>
      </w:r>
      <w:r>
        <w:rPr>
          <w:rFonts w:ascii="Times New Roman" w:hAnsi="Times New Roman" w:cs="Times New Roman"/>
          <w:noProof/>
          <w:sz w:val="24"/>
          <w:szCs w:val="24"/>
        </w:rPr>
        <w:t>20</w:t>
      </w:r>
      <w:r w:rsidRPr="00577329">
        <w:rPr>
          <w:rFonts w:ascii="Times New Roman" w:hAnsi="Times New Roman" w:cs="Times New Roman"/>
          <w:noProof/>
          <w:sz w:val="24"/>
          <w:szCs w:val="24"/>
        </w:rPr>
        <w:t xml:space="preserve"> – January 1, 202</w:t>
      </w:r>
      <w:r w:rsidR="00F46351">
        <w:rPr>
          <w:rFonts w:ascii="Times New Roman" w:hAnsi="Times New Roman" w:cs="Times New Roman"/>
          <w:noProof/>
          <w:sz w:val="24"/>
          <w:szCs w:val="24"/>
        </w:rPr>
        <w:t>1</w:t>
      </w:r>
      <w:r w:rsidRPr="00577329">
        <w:rPr>
          <w:rFonts w:ascii="Times New Roman" w:hAnsi="Times New Roman" w:cs="Times New Roman"/>
          <w:noProof/>
          <w:sz w:val="24"/>
          <w:szCs w:val="24"/>
        </w:rPr>
        <w:t xml:space="preserve"> (20</w:t>
      </w:r>
      <w:r w:rsidR="00F46351">
        <w:rPr>
          <w:rFonts w:ascii="Times New Roman" w:hAnsi="Times New Roman" w:cs="Times New Roman"/>
          <w:noProof/>
          <w:sz w:val="24"/>
          <w:szCs w:val="24"/>
        </w:rPr>
        <w:t>20</w:t>
      </w:r>
      <w:r w:rsidRPr="00577329">
        <w:rPr>
          <w:rFonts w:ascii="Times New Roman" w:hAnsi="Times New Roman" w:cs="Times New Roman"/>
          <w:noProof/>
          <w:sz w:val="24"/>
          <w:szCs w:val="24"/>
        </w:rPr>
        <w:t xml:space="preserve"> Growing Season)</w:t>
      </w:r>
    </w:p>
    <w:p w14:paraId="159B10E3" w14:textId="77777777" w:rsidR="00577329" w:rsidRPr="00577329" w:rsidRDefault="00577329" w:rsidP="00577329">
      <w:pPr>
        <w:rPr>
          <w:rFonts w:ascii="Times New Roman" w:hAnsi="Times New Roman" w:cs="Times New Roman"/>
          <w:noProof/>
          <w:sz w:val="24"/>
          <w:szCs w:val="24"/>
        </w:rPr>
      </w:pPr>
    </w:p>
    <w:p w14:paraId="1F8A59FB" w14:textId="49EC749E" w:rsidR="00577329" w:rsidRPr="004B008E" w:rsidRDefault="00577329" w:rsidP="00577329">
      <w:pPr>
        <w:rPr>
          <w:rFonts w:ascii="Times New Roman" w:hAnsi="Times New Roman" w:cs="Times New Roman"/>
          <w:b/>
          <w:bCs/>
          <w:noProof/>
          <w:sz w:val="24"/>
          <w:szCs w:val="24"/>
        </w:rPr>
      </w:pPr>
      <w:r w:rsidRPr="004B008E">
        <w:rPr>
          <w:rFonts w:ascii="Times New Roman" w:hAnsi="Times New Roman" w:cs="Times New Roman"/>
          <w:b/>
          <w:bCs/>
          <w:noProof/>
          <w:sz w:val="24"/>
          <w:szCs w:val="24"/>
        </w:rPr>
        <w:t>ACCOMPLISHMENTS:</w:t>
      </w:r>
    </w:p>
    <w:p w14:paraId="0A2EE62A" w14:textId="6CAB1C38" w:rsidR="00577329" w:rsidRDefault="00577329"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
          <w:sz w:val="24"/>
          <w:szCs w:val="24"/>
        </w:rPr>
      </w:pPr>
      <w:r w:rsidRPr="00577329">
        <w:rPr>
          <w:rFonts w:ascii="Times New Roman" w:hAnsi="Times New Roman" w:cs="Times New Roman"/>
          <w:b/>
          <w:sz w:val="24"/>
          <w:szCs w:val="24"/>
        </w:rPr>
        <w:t>PROCEDURES:</w:t>
      </w:r>
    </w:p>
    <w:p w14:paraId="1D58EB93" w14:textId="5B51C866" w:rsidR="00BD153D" w:rsidRDefault="00D21DB2"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Umatilla Russet potatoes were planted</w:t>
      </w:r>
      <w:r w:rsidR="001E3031">
        <w:rPr>
          <w:rFonts w:ascii="Times New Roman" w:hAnsi="Times New Roman" w:cs="Times New Roman"/>
          <w:bCs/>
          <w:sz w:val="24"/>
          <w:szCs w:val="24"/>
        </w:rPr>
        <w:t xml:space="preserve"> into a center pivot irrigated field</w:t>
      </w:r>
      <w:r>
        <w:rPr>
          <w:rFonts w:ascii="Times New Roman" w:hAnsi="Times New Roman" w:cs="Times New Roman"/>
          <w:bCs/>
          <w:sz w:val="24"/>
          <w:szCs w:val="24"/>
        </w:rPr>
        <w:t xml:space="preserve"> at the WSU Commercial Vegetable Research Farm in Pasco on April 17, 2020. Each plot was four rows (34 inch) by twenty-five feet in length</w:t>
      </w:r>
      <w:r w:rsidR="00E16348">
        <w:rPr>
          <w:rFonts w:ascii="Times New Roman" w:hAnsi="Times New Roman" w:cs="Times New Roman"/>
          <w:bCs/>
          <w:sz w:val="24"/>
          <w:szCs w:val="24"/>
        </w:rPr>
        <w:t xml:space="preserve"> and</w:t>
      </w:r>
      <w:r w:rsidR="001E3031">
        <w:rPr>
          <w:rFonts w:ascii="Times New Roman" w:hAnsi="Times New Roman" w:cs="Times New Roman"/>
          <w:bCs/>
          <w:sz w:val="24"/>
          <w:szCs w:val="24"/>
        </w:rPr>
        <w:t xml:space="preserve"> treatment</w:t>
      </w:r>
      <w:r w:rsidR="00E16348">
        <w:rPr>
          <w:rFonts w:ascii="Times New Roman" w:hAnsi="Times New Roman" w:cs="Times New Roman"/>
          <w:bCs/>
          <w:sz w:val="24"/>
          <w:szCs w:val="24"/>
        </w:rPr>
        <w:t>s</w:t>
      </w:r>
      <w:r w:rsidR="001E3031">
        <w:rPr>
          <w:rFonts w:ascii="Times New Roman" w:hAnsi="Times New Roman" w:cs="Times New Roman"/>
          <w:bCs/>
          <w:sz w:val="24"/>
          <w:szCs w:val="24"/>
        </w:rPr>
        <w:t xml:space="preserve"> w</w:t>
      </w:r>
      <w:r w:rsidR="00E16348">
        <w:rPr>
          <w:rFonts w:ascii="Times New Roman" w:hAnsi="Times New Roman" w:cs="Times New Roman"/>
          <w:bCs/>
          <w:sz w:val="24"/>
          <w:szCs w:val="24"/>
        </w:rPr>
        <w:t>ere</w:t>
      </w:r>
      <w:r w:rsidR="001E3031">
        <w:rPr>
          <w:rFonts w:ascii="Times New Roman" w:hAnsi="Times New Roman" w:cs="Times New Roman"/>
          <w:bCs/>
          <w:sz w:val="24"/>
          <w:szCs w:val="24"/>
        </w:rPr>
        <w:t xml:space="preserve"> replicated four times in a randomized complete block design. Prior to planting dry fertilizer </w:t>
      </w:r>
      <w:r w:rsidR="0076657C">
        <w:rPr>
          <w:rFonts w:ascii="Times New Roman" w:hAnsi="Times New Roman" w:cs="Times New Roman"/>
          <w:bCs/>
          <w:sz w:val="24"/>
          <w:szCs w:val="24"/>
        </w:rPr>
        <w:t xml:space="preserve">(N: 58, P: 275, K: 200 and S: 30 </w:t>
      </w:r>
      <w:proofErr w:type="spellStart"/>
      <w:r w:rsidR="0076657C">
        <w:rPr>
          <w:rFonts w:ascii="Times New Roman" w:hAnsi="Times New Roman" w:cs="Times New Roman"/>
          <w:bCs/>
          <w:sz w:val="24"/>
          <w:szCs w:val="24"/>
        </w:rPr>
        <w:t>lbs</w:t>
      </w:r>
      <w:proofErr w:type="spellEnd"/>
      <w:r w:rsidR="0076657C">
        <w:rPr>
          <w:rFonts w:ascii="Times New Roman" w:hAnsi="Times New Roman" w:cs="Times New Roman"/>
          <w:bCs/>
          <w:sz w:val="24"/>
          <w:szCs w:val="24"/>
        </w:rPr>
        <w:t xml:space="preserve">/A) </w:t>
      </w:r>
      <w:r w:rsidR="001E3031">
        <w:rPr>
          <w:rFonts w:ascii="Times New Roman" w:hAnsi="Times New Roman" w:cs="Times New Roman"/>
          <w:bCs/>
          <w:sz w:val="24"/>
          <w:szCs w:val="24"/>
        </w:rPr>
        <w:t>was applied and incorporated with a disk</w:t>
      </w:r>
      <w:r w:rsidR="0076657C">
        <w:rPr>
          <w:rFonts w:ascii="Times New Roman" w:hAnsi="Times New Roman" w:cs="Times New Roman"/>
          <w:bCs/>
          <w:sz w:val="24"/>
          <w:szCs w:val="24"/>
        </w:rPr>
        <w:t xml:space="preserve">, then hills were formed with hilling shovels. </w:t>
      </w:r>
      <w:r w:rsidR="00D75A8B">
        <w:rPr>
          <w:rFonts w:ascii="Times New Roman" w:hAnsi="Times New Roman" w:cs="Times New Roman"/>
          <w:bCs/>
          <w:sz w:val="24"/>
          <w:szCs w:val="24"/>
        </w:rPr>
        <w:t xml:space="preserve">In addition, </w:t>
      </w:r>
      <w:r w:rsidR="00BD153D">
        <w:rPr>
          <w:rFonts w:ascii="Times New Roman" w:hAnsi="Times New Roman" w:cs="Times New Roman"/>
          <w:bCs/>
          <w:sz w:val="24"/>
          <w:szCs w:val="24"/>
        </w:rPr>
        <w:t>4</w:t>
      </w:r>
      <w:r w:rsidR="00D75A8B">
        <w:rPr>
          <w:rFonts w:ascii="Times New Roman" w:hAnsi="Times New Roman" w:cs="Times New Roman"/>
          <w:bCs/>
          <w:sz w:val="24"/>
          <w:szCs w:val="24"/>
        </w:rPr>
        <w:t xml:space="preserve">0 </w:t>
      </w:r>
      <w:proofErr w:type="spellStart"/>
      <w:r w:rsidR="00D75A8B">
        <w:rPr>
          <w:rFonts w:ascii="Times New Roman" w:hAnsi="Times New Roman" w:cs="Times New Roman"/>
          <w:bCs/>
          <w:sz w:val="24"/>
          <w:szCs w:val="24"/>
        </w:rPr>
        <w:t>lbs</w:t>
      </w:r>
      <w:proofErr w:type="spellEnd"/>
      <w:r w:rsidR="00D75A8B">
        <w:rPr>
          <w:rFonts w:ascii="Times New Roman" w:hAnsi="Times New Roman" w:cs="Times New Roman"/>
          <w:bCs/>
          <w:sz w:val="24"/>
          <w:szCs w:val="24"/>
        </w:rPr>
        <w:t>/A of nitrogen was added in season by five different applications via center pivot in the form of solution 32</w:t>
      </w:r>
      <w:r w:rsidR="00BD153D">
        <w:rPr>
          <w:rFonts w:ascii="Times New Roman" w:hAnsi="Times New Roman" w:cs="Times New Roman"/>
          <w:bCs/>
          <w:sz w:val="24"/>
          <w:szCs w:val="24"/>
        </w:rPr>
        <w:t>. This is a reduced amount compared to the other sections of potatoes at the farm to induce greater disease pressure by early blight</w:t>
      </w:r>
      <w:ins w:id="0" w:author="Wheeler, David Linnard" w:date="2020-11-10T10:54:00Z">
        <w:r w:rsidR="004B008E">
          <w:rPr>
            <w:rFonts w:ascii="Times New Roman" w:hAnsi="Times New Roman" w:cs="Times New Roman"/>
            <w:bCs/>
            <w:sz w:val="24"/>
            <w:szCs w:val="24"/>
          </w:rPr>
          <w:t xml:space="preserve"> (</w:t>
        </w:r>
        <w:r w:rsidR="004B008E">
          <w:rPr>
            <w:rFonts w:ascii="Times New Roman" w:hAnsi="Times New Roman" w:cs="Times New Roman"/>
            <w:bCs/>
            <w:i/>
            <w:iCs/>
            <w:sz w:val="24"/>
            <w:szCs w:val="24"/>
          </w:rPr>
          <w:t xml:space="preserve">Alternaria </w:t>
        </w:r>
        <w:proofErr w:type="spellStart"/>
        <w:r w:rsidR="004B008E">
          <w:rPr>
            <w:rFonts w:ascii="Times New Roman" w:hAnsi="Times New Roman" w:cs="Times New Roman"/>
            <w:bCs/>
            <w:i/>
            <w:iCs/>
            <w:sz w:val="24"/>
            <w:szCs w:val="24"/>
          </w:rPr>
          <w:t>solani</w:t>
        </w:r>
        <w:proofErr w:type="spellEnd"/>
        <w:r w:rsidR="004B008E">
          <w:rPr>
            <w:rFonts w:ascii="Times New Roman" w:hAnsi="Times New Roman" w:cs="Times New Roman"/>
            <w:bCs/>
            <w:sz w:val="24"/>
            <w:szCs w:val="24"/>
          </w:rPr>
          <w:t>)</w:t>
        </w:r>
      </w:ins>
      <w:r w:rsidR="00BD153D">
        <w:rPr>
          <w:rFonts w:ascii="Times New Roman" w:hAnsi="Times New Roman" w:cs="Times New Roman"/>
          <w:bCs/>
          <w:sz w:val="24"/>
          <w:szCs w:val="24"/>
        </w:rPr>
        <w:t xml:space="preserve">. </w:t>
      </w:r>
      <w:r w:rsidR="0076657C">
        <w:rPr>
          <w:rFonts w:ascii="Times New Roman" w:hAnsi="Times New Roman" w:cs="Times New Roman"/>
          <w:bCs/>
          <w:sz w:val="24"/>
          <w:szCs w:val="24"/>
        </w:rPr>
        <w:t>A two row manually assisted planter was used to place s</w:t>
      </w:r>
      <w:r>
        <w:rPr>
          <w:rFonts w:ascii="Times New Roman" w:hAnsi="Times New Roman" w:cs="Times New Roman"/>
          <w:bCs/>
          <w:sz w:val="24"/>
          <w:szCs w:val="24"/>
        </w:rPr>
        <w:t xml:space="preserve">eed 8 inches deep and 11 inches apart down the row. At planting, </w:t>
      </w:r>
      <w:proofErr w:type="spellStart"/>
      <w:r>
        <w:rPr>
          <w:rFonts w:ascii="Times New Roman" w:hAnsi="Times New Roman" w:cs="Times New Roman"/>
          <w:bCs/>
          <w:sz w:val="24"/>
          <w:szCs w:val="24"/>
        </w:rPr>
        <w:t>Quadris</w:t>
      </w:r>
      <w:proofErr w:type="spellEnd"/>
      <w:r>
        <w:rPr>
          <w:rFonts w:ascii="Times New Roman" w:hAnsi="Times New Roman" w:cs="Times New Roman"/>
          <w:bCs/>
          <w:sz w:val="24"/>
          <w:szCs w:val="24"/>
        </w:rPr>
        <w:t xml:space="preserve"> F and </w:t>
      </w:r>
      <w:proofErr w:type="spellStart"/>
      <w:r>
        <w:rPr>
          <w:rFonts w:ascii="Times New Roman" w:hAnsi="Times New Roman" w:cs="Times New Roman"/>
          <w:bCs/>
          <w:sz w:val="24"/>
          <w:szCs w:val="24"/>
        </w:rPr>
        <w:t>Ridomil</w:t>
      </w:r>
      <w:proofErr w:type="spellEnd"/>
      <w:r>
        <w:rPr>
          <w:rFonts w:ascii="Times New Roman" w:hAnsi="Times New Roman" w:cs="Times New Roman"/>
          <w:bCs/>
          <w:sz w:val="24"/>
          <w:szCs w:val="24"/>
        </w:rPr>
        <w:t xml:space="preserve"> Gold were applied (8 and 6.5 </w:t>
      </w:r>
      <w:proofErr w:type="spellStart"/>
      <w:r>
        <w:rPr>
          <w:rFonts w:ascii="Times New Roman" w:hAnsi="Times New Roman" w:cs="Times New Roman"/>
          <w:bCs/>
          <w:sz w:val="24"/>
          <w:szCs w:val="24"/>
        </w:rPr>
        <w:t>fl</w:t>
      </w:r>
      <w:proofErr w:type="spellEnd"/>
      <w:r>
        <w:rPr>
          <w:rFonts w:ascii="Times New Roman" w:hAnsi="Times New Roman" w:cs="Times New Roman"/>
          <w:bCs/>
          <w:sz w:val="24"/>
          <w:szCs w:val="24"/>
        </w:rPr>
        <w:t xml:space="preserve"> oz/A respectively) in furrow. Prior to emergence, a mix of glyphosate, Prowl, </w:t>
      </w:r>
      <w:proofErr w:type="spellStart"/>
      <w:r>
        <w:rPr>
          <w:rFonts w:ascii="Times New Roman" w:hAnsi="Times New Roman" w:cs="Times New Roman"/>
          <w:bCs/>
          <w:sz w:val="24"/>
          <w:szCs w:val="24"/>
        </w:rPr>
        <w:t>Metriclude</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Zidua</w:t>
      </w:r>
      <w:proofErr w:type="spellEnd"/>
      <w:r>
        <w:rPr>
          <w:rFonts w:ascii="Times New Roman" w:hAnsi="Times New Roman" w:cs="Times New Roman"/>
          <w:bCs/>
          <w:sz w:val="24"/>
          <w:szCs w:val="24"/>
        </w:rPr>
        <w:t xml:space="preserve"> (32 oz, 32 oz, .3 </w:t>
      </w:r>
      <w:proofErr w:type="spellStart"/>
      <w:r>
        <w:rPr>
          <w:rFonts w:ascii="Times New Roman" w:hAnsi="Times New Roman" w:cs="Times New Roman"/>
          <w:bCs/>
          <w:sz w:val="24"/>
          <w:szCs w:val="24"/>
        </w:rPr>
        <w:t>lb</w:t>
      </w:r>
      <w:proofErr w:type="spellEnd"/>
      <w:r>
        <w:rPr>
          <w:rFonts w:ascii="Times New Roman" w:hAnsi="Times New Roman" w:cs="Times New Roman"/>
          <w:bCs/>
          <w:sz w:val="24"/>
          <w:szCs w:val="24"/>
        </w:rPr>
        <w:t xml:space="preserve"> and 3.25 oz per acre respectively) was applied at 20 gallons of water per acre with broadcast application, then </w:t>
      </w:r>
      <w:r w:rsidR="00E16348">
        <w:rPr>
          <w:rFonts w:ascii="Times New Roman" w:hAnsi="Times New Roman" w:cs="Times New Roman"/>
          <w:bCs/>
          <w:sz w:val="24"/>
          <w:szCs w:val="24"/>
        </w:rPr>
        <w:t>incorporated</w:t>
      </w:r>
      <w:r>
        <w:rPr>
          <w:rFonts w:ascii="Times New Roman" w:hAnsi="Times New Roman" w:cs="Times New Roman"/>
          <w:bCs/>
          <w:sz w:val="24"/>
          <w:szCs w:val="24"/>
        </w:rPr>
        <w:t xml:space="preserve"> in with 0.33 inches of water for season long weed control. </w:t>
      </w:r>
      <w:r w:rsidR="00D75A8B">
        <w:rPr>
          <w:rFonts w:ascii="Times New Roman" w:hAnsi="Times New Roman" w:cs="Times New Roman"/>
          <w:bCs/>
          <w:sz w:val="24"/>
          <w:szCs w:val="24"/>
        </w:rPr>
        <w:t xml:space="preserve">Colorado potato beetle was managed with </w:t>
      </w:r>
      <w:proofErr w:type="spellStart"/>
      <w:r w:rsidR="00D75A8B">
        <w:rPr>
          <w:rFonts w:ascii="Times New Roman" w:hAnsi="Times New Roman" w:cs="Times New Roman"/>
          <w:bCs/>
          <w:sz w:val="24"/>
          <w:szCs w:val="24"/>
        </w:rPr>
        <w:t>Coragen</w:t>
      </w:r>
      <w:proofErr w:type="spellEnd"/>
      <w:r w:rsidR="00D75A8B">
        <w:rPr>
          <w:rFonts w:ascii="Times New Roman" w:hAnsi="Times New Roman" w:cs="Times New Roman"/>
          <w:bCs/>
          <w:sz w:val="24"/>
          <w:szCs w:val="24"/>
        </w:rPr>
        <w:t xml:space="preserve">, a selective insecticide that would not limit aphid populations via center pivot chemigation application. </w:t>
      </w:r>
      <w:proofErr w:type="spellStart"/>
      <w:r w:rsidR="00D75A8B">
        <w:rPr>
          <w:rFonts w:ascii="Times New Roman" w:hAnsi="Times New Roman" w:cs="Times New Roman"/>
          <w:bCs/>
          <w:sz w:val="24"/>
          <w:szCs w:val="24"/>
        </w:rPr>
        <w:t>Ranman</w:t>
      </w:r>
      <w:proofErr w:type="spellEnd"/>
      <w:r w:rsidR="00D75A8B">
        <w:rPr>
          <w:rFonts w:ascii="Times New Roman" w:hAnsi="Times New Roman" w:cs="Times New Roman"/>
          <w:bCs/>
          <w:sz w:val="24"/>
          <w:szCs w:val="24"/>
        </w:rPr>
        <w:t xml:space="preserve"> and Forum fungicide were also applied by center pivot chemigation to manage for late blight, but not influence early blight due to their narrow spectrum of fungicidal activity. </w:t>
      </w:r>
    </w:p>
    <w:p w14:paraId="24EB3093" w14:textId="538DF282" w:rsidR="00BD153D" w:rsidRDefault="00BD153D"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Treatments were applied twice</w:t>
      </w:r>
      <w:r w:rsidR="00E024CF">
        <w:rPr>
          <w:rFonts w:ascii="Times New Roman" w:hAnsi="Times New Roman" w:cs="Times New Roman"/>
          <w:bCs/>
          <w:sz w:val="24"/>
          <w:szCs w:val="24"/>
        </w:rPr>
        <w:t xml:space="preserve"> (July 27 and August 10, 2020)</w:t>
      </w:r>
      <w:r>
        <w:rPr>
          <w:rFonts w:ascii="Times New Roman" w:hAnsi="Times New Roman" w:cs="Times New Roman"/>
          <w:bCs/>
          <w:sz w:val="24"/>
          <w:szCs w:val="24"/>
        </w:rPr>
        <w:t xml:space="preserve"> in an effort to coincide with the onset of development of early blight symptoms and aphid infestation. The treatments (Table 1) were applied with a CO2 pressurized three-point tractor mounted plot sprayer. The sprayer utilizes multiple spray booms each equipped with seven 11002 T-Jet Air Induction nozzles. The products were applied at 20 gallons per acre with the sprayer pressure set at 25 psi and the tractor speed of 2.3 miles per hour. </w:t>
      </w:r>
    </w:p>
    <w:p w14:paraId="079D5579" w14:textId="517B91FE" w:rsidR="007E7393" w:rsidRDefault="007E7393"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lastRenderedPageBreak/>
        <w:t>Physical compatibility was rated in a simulated jar test. Each product was mixed at the appropriate rate for application at 20 gallons per acre in a clear three-liter plastic bottle. The mixes were scored as either compatible or incompatible for both applications of each product mix that was made.</w:t>
      </w:r>
    </w:p>
    <w:p w14:paraId="0C9C8E0D" w14:textId="3D655E08" w:rsidR="007E7393" w:rsidRDefault="007E7393"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 xml:space="preserve">Aphid efficacy was evaluated weekly by shaking five plants per plot over a one-gallon white bucket and counting the number of winged and wingless aphids per sample. This simulates a beating sheet and is equivalent to sampling approximately one entire plant. </w:t>
      </w:r>
    </w:p>
    <w:p w14:paraId="3E5DA3A3" w14:textId="77777777" w:rsidR="00FF003E" w:rsidRDefault="00E16348" w:rsidP="008E0C4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jc w:val="both"/>
        <w:rPr>
          <w:ins w:id="1" w:author="Wheeler, David Linnard" w:date="2020-11-10T11:03:00Z"/>
          <w:rFonts w:ascii="Times New Roman" w:hAnsi="Times New Roman" w:cs="Times New Roman"/>
          <w:bCs/>
          <w:sz w:val="24"/>
          <w:szCs w:val="24"/>
        </w:rPr>
        <w:pPrChange w:id="2" w:author="Wheeler, David Linnard" w:date="2020-11-10T13:16:00Z">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pPr>
        </w:pPrChange>
      </w:pPr>
      <w:r>
        <w:rPr>
          <w:rFonts w:ascii="Times New Roman" w:hAnsi="Times New Roman" w:cs="Times New Roman"/>
          <w:bCs/>
          <w:sz w:val="24"/>
          <w:szCs w:val="24"/>
        </w:rPr>
        <w:t xml:space="preserve">Early blight </w:t>
      </w:r>
      <w:del w:id="3" w:author="Wheeler, David Linnard" w:date="2020-11-10T10:55:00Z">
        <w:r w:rsidDel="004B008E">
          <w:rPr>
            <w:rFonts w:ascii="Times New Roman" w:hAnsi="Times New Roman" w:cs="Times New Roman"/>
            <w:bCs/>
            <w:sz w:val="24"/>
            <w:szCs w:val="24"/>
          </w:rPr>
          <w:delText>evaluations…</w:delText>
        </w:r>
      </w:del>
      <w:ins w:id="4" w:author="Wheeler, David Linnard" w:date="2020-11-10T10:55:00Z">
        <w:r w:rsidR="004B008E">
          <w:rPr>
            <w:rFonts w:ascii="Times New Roman" w:hAnsi="Times New Roman" w:cs="Times New Roman"/>
            <w:bCs/>
            <w:sz w:val="24"/>
            <w:szCs w:val="24"/>
          </w:rPr>
          <w:t>severity was estimated weekly</w:t>
        </w:r>
      </w:ins>
      <w:ins w:id="5" w:author="Wheeler, David Linnard" w:date="2020-11-10T10:57:00Z">
        <w:r w:rsidR="004B008E">
          <w:rPr>
            <w:rFonts w:ascii="Times New Roman" w:hAnsi="Times New Roman" w:cs="Times New Roman"/>
            <w:bCs/>
            <w:sz w:val="24"/>
            <w:szCs w:val="24"/>
          </w:rPr>
          <w:t xml:space="preserve"> for </w:t>
        </w:r>
        <w:r w:rsidR="00FF003E">
          <w:rPr>
            <w:rFonts w:ascii="Times New Roman" w:hAnsi="Times New Roman" w:cs="Times New Roman"/>
            <w:bCs/>
            <w:sz w:val="24"/>
            <w:szCs w:val="24"/>
          </w:rPr>
          <w:t xml:space="preserve">six weeks </w:t>
        </w:r>
      </w:ins>
      <w:ins w:id="6" w:author="Wheeler, David Linnard" w:date="2020-11-10T10:58:00Z">
        <w:r w:rsidR="00FF003E">
          <w:rPr>
            <w:rFonts w:ascii="Times New Roman" w:hAnsi="Times New Roman" w:cs="Times New Roman"/>
            <w:bCs/>
            <w:sz w:val="24"/>
            <w:szCs w:val="24"/>
          </w:rPr>
          <w:t>beginning on July 1</w:t>
        </w:r>
        <w:r w:rsidR="00FF003E" w:rsidRPr="00FF003E">
          <w:rPr>
            <w:rFonts w:ascii="Times New Roman" w:hAnsi="Times New Roman" w:cs="Times New Roman"/>
            <w:bCs/>
            <w:sz w:val="24"/>
            <w:szCs w:val="24"/>
            <w:vertAlign w:val="superscript"/>
            <w:rPrChange w:id="7" w:author="Wheeler, David Linnard" w:date="2020-11-10T10:58:00Z">
              <w:rPr>
                <w:rFonts w:ascii="Times New Roman" w:hAnsi="Times New Roman" w:cs="Times New Roman"/>
                <w:bCs/>
                <w:sz w:val="24"/>
                <w:szCs w:val="24"/>
              </w:rPr>
            </w:rPrChange>
          </w:rPr>
          <w:t>st</w:t>
        </w:r>
        <w:r w:rsidR="00FF003E">
          <w:rPr>
            <w:rFonts w:ascii="Times New Roman" w:hAnsi="Times New Roman" w:cs="Times New Roman"/>
            <w:bCs/>
            <w:sz w:val="24"/>
            <w:szCs w:val="24"/>
          </w:rPr>
          <w:t>. Each plot, comprised of four rows, was</w:t>
        </w:r>
      </w:ins>
      <w:ins w:id="8" w:author="Wheeler, David Linnard" w:date="2020-11-10T10:59:00Z">
        <w:r w:rsidR="00FF003E">
          <w:rPr>
            <w:rFonts w:ascii="Times New Roman" w:hAnsi="Times New Roman" w:cs="Times New Roman"/>
            <w:bCs/>
            <w:sz w:val="24"/>
            <w:szCs w:val="24"/>
          </w:rPr>
          <w:t xml:space="preserve"> first</w:t>
        </w:r>
      </w:ins>
      <w:ins w:id="9" w:author="Wheeler, David Linnard" w:date="2020-11-10T10:58:00Z">
        <w:r w:rsidR="00FF003E">
          <w:rPr>
            <w:rFonts w:ascii="Times New Roman" w:hAnsi="Times New Roman" w:cs="Times New Roman"/>
            <w:bCs/>
            <w:sz w:val="24"/>
            <w:szCs w:val="24"/>
          </w:rPr>
          <w:t xml:space="preserve"> </w:t>
        </w:r>
      </w:ins>
      <w:ins w:id="10" w:author="Wheeler, David Linnard" w:date="2020-11-10T10:59:00Z">
        <w:r w:rsidR="00FF003E">
          <w:rPr>
            <w:rFonts w:ascii="Times New Roman" w:hAnsi="Times New Roman" w:cs="Times New Roman"/>
            <w:bCs/>
            <w:sz w:val="24"/>
            <w:szCs w:val="24"/>
          </w:rPr>
          <w:t xml:space="preserve">inspected from the plot perimeter. Rows with early blight symptoms were </w:t>
        </w:r>
      </w:ins>
      <w:ins w:id="11" w:author="Wheeler, David Linnard" w:date="2020-11-10T11:00:00Z">
        <w:r w:rsidR="00FF003E">
          <w:rPr>
            <w:rFonts w:ascii="Times New Roman" w:hAnsi="Times New Roman" w:cs="Times New Roman"/>
            <w:bCs/>
            <w:sz w:val="24"/>
            <w:szCs w:val="24"/>
          </w:rPr>
          <w:t xml:space="preserve">then identified and inspected further by walking between the rows within the plot. Early blight severity was </w:t>
        </w:r>
      </w:ins>
      <w:ins w:id="12" w:author="Wheeler, David Linnard" w:date="2020-11-10T11:01:00Z">
        <w:r w:rsidR="00FF003E">
          <w:rPr>
            <w:rFonts w:ascii="Times New Roman" w:hAnsi="Times New Roman" w:cs="Times New Roman"/>
            <w:bCs/>
            <w:sz w:val="24"/>
            <w:szCs w:val="24"/>
          </w:rPr>
          <w:t>then estimated by approximating the percentage of plants within a plot that expressed symptoms.</w:t>
        </w:r>
      </w:ins>
      <w:ins w:id="13" w:author="Wheeler, David Linnard" w:date="2020-11-10T11:02:00Z">
        <w:r w:rsidR="00FF003E">
          <w:rPr>
            <w:rFonts w:ascii="Times New Roman" w:hAnsi="Times New Roman" w:cs="Times New Roman"/>
            <w:bCs/>
            <w:sz w:val="24"/>
            <w:szCs w:val="24"/>
          </w:rPr>
          <w:t xml:space="preserve"> </w:t>
        </w:r>
      </w:ins>
    </w:p>
    <w:p w14:paraId="4129259E" w14:textId="00CF763D" w:rsidR="00FF003E" w:rsidRDefault="00FF003E" w:rsidP="008E0C4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jc w:val="both"/>
        <w:rPr>
          <w:rFonts w:ascii="Times New Roman" w:hAnsi="Times New Roman" w:cs="Times New Roman"/>
          <w:bCs/>
          <w:sz w:val="24"/>
          <w:szCs w:val="24"/>
        </w:rPr>
        <w:pPrChange w:id="14" w:author="Wheeler, David Linnard" w:date="2020-11-10T13:17:00Z">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pPr>
        </w:pPrChange>
      </w:pPr>
      <w:ins w:id="15" w:author="Wheeler, David Linnard" w:date="2020-11-10T11:03:00Z">
        <w:r>
          <w:rPr>
            <w:rFonts w:ascii="Times New Roman" w:hAnsi="Times New Roman" w:cs="Times New Roman"/>
            <w:bCs/>
            <w:sz w:val="24"/>
            <w:szCs w:val="24"/>
          </w:rPr>
          <w:t>To compare the effects of the treatments on early blight symptoms, a</w:t>
        </w:r>
      </w:ins>
      <w:ins w:id="16" w:author="Wheeler, David Linnard" w:date="2020-11-10T11:02:00Z">
        <w:r>
          <w:rPr>
            <w:rFonts w:ascii="Times New Roman" w:hAnsi="Times New Roman" w:cs="Times New Roman"/>
            <w:bCs/>
            <w:sz w:val="24"/>
            <w:szCs w:val="24"/>
          </w:rPr>
          <w:t xml:space="preserve">ll six early blight ratings were </w:t>
        </w:r>
      </w:ins>
      <w:ins w:id="17" w:author="Wheeler, David Linnard" w:date="2020-11-10T11:04:00Z">
        <w:r>
          <w:rPr>
            <w:rFonts w:ascii="Times New Roman" w:hAnsi="Times New Roman" w:cs="Times New Roman"/>
            <w:bCs/>
            <w:sz w:val="24"/>
            <w:szCs w:val="24"/>
          </w:rPr>
          <w:t xml:space="preserve">first </w:t>
        </w:r>
      </w:ins>
      <w:ins w:id="18" w:author="Wheeler, David Linnard" w:date="2020-11-10T11:02:00Z">
        <w:r>
          <w:rPr>
            <w:rFonts w:ascii="Times New Roman" w:hAnsi="Times New Roman" w:cs="Times New Roman"/>
            <w:bCs/>
            <w:sz w:val="24"/>
            <w:szCs w:val="24"/>
          </w:rPr>
          <w:t xml:space="preserve">used to calculate the area </w:t>
        </w:r>
      </w:ins>
      <w:ins w:id="19" w:author="Wheeler, David Linnard" w:date="2020-11-10T11:03:00Z">
        <w:r>
          <w:rPr>
            <w:rFonts w:ascii="Times New Roman" w:hAnsi="Times New Roman" w:cs="Times New Roman"/>
            <w:bCs/>
            <w:sz w:val="24"/>
            <w:szCs w:val="24"/>
          </w:rPr>
          <w:t>under the senescence progress curve (AUSPC)</w:t>
        </w:r>
      </w:ins>
      <w:ins w:id="20" w:author="Wheeler, David Linnard" w:date="2020-11-10T11:04:00Z">
        <w:r>
          <w:rPr>
            <w:rFonts w:ascii="Times New Roman" w:hAnsi="Times New Roman" w:cs="Times New Roman"/>
            <w:bCs/>
            <w:sz w:val="24"/>
            <w:szCs w:val="24"/>
          </w:rPr>
          <w:t xml:space="preserve">. Differences between treatments were then </w:t>
        </w:r>
      </w:ins>
      <w:ins w:id="21" w:author="Wheeler, David Linnard" w:date="2020-11-10T11:11:00Z">
        <w:r>
          <w:rPr>
            <w:rFonts w:ascii="Times New Roman" w:hAnsi="Times New Roman" w:cs="Times New Roman"/>
            <w:bCs/>
            <w:sz w:val="24"/>
            <w:szCs w:val="24"/>
          </w:rPr>
          <w:t>detected</w:t>
        </w:r>
      </w:ins>
      <w:ins w:id="22" w:author="Wheeler, David Linnard" w:date="2020-11-10T11:04:00Z">
        <w:r>
          <w:rPr>
            <w:rFonts w:ascii="Times New Roman" w:hAnsi="Times New Roman" w:cs="Times New Roman"/>
            <w:bCs/>
            <w:sz w:val="24"/>
            <w:szCs w:val="24"/>
          </w:rPr>
          <w:t xml:space="preserve"> with a one-way ANOVA</w:t>
        </w:r>
      </w:ins>
      <w:ins w:id="23" w:author="Wheeler, David Linnard" w:date="2020-11-10T11:12:00Z">
        <w:r w:rsidR="00DC130C">
          <w:rPr>
            <w:rFonts w:ascii="Times New Roman" w:hAnsi="Times New Roman" w:cs="Times New Roman"/>
            <w:bCs/>
            <w:sz w:val="24"/>
            <w:szCs w:val="24"/>
          </w:rPr>
          <w:t xml:space="preserve">. Post-hoc comparisons between treatments were completed with Tukey’s </w:t>
        </w:r>
      </w:ins>
      <w:ins w:id="24" w:author="Wheeler, David Linnard" w:date="2020-11-10T11:13:00Z">
        <w:r w:rsidR="00DC130C">
          <w:rPr>
            <w:rFonts w:ascii="Times New Roman" w:hAnsi="Times New Roman" w:cs="Times New Roman"/>
            <w:bCs/>
            <w:sz w:val="24"/>
            <w:szCs w:val="24"/>
          </w:rPr>
          <w:t>h</w:t>
        </w:r>
      </w:ins>
      <w:ins w:id="25" w:author="Wheeler, David Linnard" w:date="2020-11-10T11:12:00Z">
        <w:r w:rsidR="00DC130C">
          <w:rPr>
            <w:rFonts w:ascii="Times New Roman" w:hAnsi="Times New Roman" w:cs="Times New Roman"/>
            <w:bCs/>
            <w:sz w:val="24"/>
            <w:szCs w:val="24"/>
          </w:rPr>
          <w:t xml:space="preserve">onestly </w:t>
        </w:r>
      </w:ins>
      <w:ins w:id="26" w:author="Wheeler, David Linnard" w:date="2020-11-10T11:13:00Z">
        <w:r w:rsidR="00DC130C">
          <w:rPr>
            <w:rFonts w:ascii="Times New Roman" w:hAnsi="Times New Roman" w:cs="Times New Roman"/>
            <w:bCs/>
            <w:sz w:val="24"/>
            <w:szCs w:val="24"/>
          </w:rPr>
          <w:t>s</w:t>
        </w:r>
      </w:ins>
      <w:ins w:id="27" w:author="Wheeler, David Linnard" w:date="2020-11-10T11:12:00Z">
        <w:r w:rsidR="00DC130C">
          <w:rPr>
            <w:rFonts w:ascii="Times New Roman" w:hAnsi="Times New Roman" w:cs="Times New Roman"/>
            <w:bCs/>
            <w:sz w:val="24"/>
            <w:szCs w:val="24"/>
          </w:rPr>
          <w:t xml:space="preserve">ignificant </w:t>
        </w:r>
      </w:ins>
      <w:ins w:id="28" w:author="Wheeler, David Linnard" w:date="2020-11-10T11:13:00Z">
        <w:r w:rsidR="00DC130C">
          <w:rPr>
            <w:rFonts w:ascii="Times New Roman" w:hAnsi="Times New Roman" w:cs="Times New Roman"/>
            <w:bCs/>
            <w:sz w:val="24"/>
            <w:szCs w:val="24"/>
          </w:rPr>
          <w:t>d</w:t>
        </w:r>
      </w:ins>
      <w:ins w:id="29" w:author="Wheeler, David Linnard" w:date="2020-11-10T11:12:00Z">
        <w:r w:rsidR="00DC130C">
          <w:rPr>
            <w:rFonts w:ascii="Times New Roman" w:hAnsi="Times New Roman" w:cs="Times New Roman"/>
            <w:bCs/>
            <w:sz w:val="24"/>
            <w:szCs w:val="24"/>
          </w:rPr>
          <w:t>ifference (HSD).</w:t>
        </w:r>
      </w:ins>
      <w:ins w:id="30" w:author="Wheeler, David Linnard" w:date="2020-11-10T11:14:00Z">
        <w:r w:rsidR="00DC130C">
          <w:rPr>
            <w:rFonts w:ascii="Times New Roman" w:hAnsi="Times New Roman" w:cs="Times New Roman"/>
            <w:bCs/>
            <w:sz w:val="24"/>
            <w:szCs w:val="24"/>
          </w:rPr>
          <w:t xml:space="preserve"> Assumptions for ANOVA were evaluated with plots and tests of normality and homoscedasticity. </w:t>
        </w:r>
      </w:ins>
    </w:p>
    <w:p w14:paraId="7B66733F" w14:textId="36F99D7B" w:rsidR="00D21DB2" w:rsidRDefault="00BD153D"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 xml:space="preserve">Plots were irrigated as needed by center pivot, and on September 10, 2020, the potatoes were desiccated with </w:t>
      </w:r>
      <w:proofErr w:type="spellStart"/>
      <w:r>
        <w:rPr>
          <w:rFonts w:ascii="Times New Roman" w:hAnsi="Times New Roman" w:cs="Times New Roman"/>
          <w:bCs/>
          <w:sz w:val="24"/>
          <w:szCs w:val="24"/>
        </w:rPr>
        <w:t>Reglone</w:t>
      </w:r>
      <w:proofErr w:type="spellEnd"/>
      <w:r>
        <w:rPr>
          <w:rFonts w:ascii="Times New Roman" w:hAnsi="Times New Roman" w:cs="Times New Roman"/>
          <w:bCs/>
          <w:sz w:val="24"/>
          <w:szCs w:val="24"/>
        </w:rPr>
        <w:t xml:space="preserve"> herbicide. On September 28, 2020, harvest was done by taking a digger lifter through the middle two rows of each plot. A five-foot section of both rows was ha</w:t>
      </w:r>
      <w:r w:rsidR="00E16348">
        <w:rPr>
          <w:rFonts w:ascii="Times New Roman" w:hAnsi="Times New Roman" w:cs="Times New Roman"/>
          <w:bCs/>
          <w:sz w:val="24"/>
          <w:szCs w:val="24"/>
        </w:rPr>
        <w:t>n</w:t>
      </w:r>
      <w:r>
        <w:rPr>
          <w:rFonts w:ascii="Times New Roman" w:hAnsi="Times New Roman" w:cs="Times New Roman"/>
          <w:bCs/>
          <w:sz w:val="24"/>
          <w:szCs w:val="24"/>
        </w:rPr>
        <w:t xml:space="preserve">d bagged, then taken to the WSU Othello Station, where on September 29, 2020 potatoes were graded and sorted to determine yield and grade. </w:t>
      </w:r>
    </w:p>
    <w:p w14:paraId="211B59EB" w14:textId="7C576091" w:rsidR="00502F9B" w:rsidRDefault="00502F9B"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Pr>
          <w:rFonts w:ascii="Times New Roman" w:hAnsi="Times New Roman" w:cs="Times New Roman"/>
          <w:bCs/>
          <w:sz w:val="24"/>
          <w:szCs w:val="24"/>
        </w:rPr>
        <w:t>Insecticide efficacy and yield and quality data were subjected to ANOVA and means separated using the Student-Newman-</w:t>
      </w:r>
      <w:proofErr w:type="spellStart"/>
      <w:r>
        <w:rPr>
          <w:rFonts w:ascii="Times New Roman" w:hAnsi="Times New Roman" w:cs="Times New Roman"/>
          <w:bCs/>
          <w:sz w:val="24"/>
          <w:szCs w:val="24"/>
        </w:rPr>
        <w:t>Keuls</w:t>
      </w:r>
      <w:proofErr w:type="spellEnd"/>
      <w:r>
        <w:rPr>
          <w:rFonts w:ascii="Times New Roman" w:hAnsi="Times New Roman" w:cs="Times New Roman"/>
          <w:bCs/>
          <w:sz w:val="24"/>
          <w:szCs w:val="24"/>
        </w:rPr>
        <w:t xml:space="preserve"> test (p=0.05).</w:t>
      </w:r>
      <w:del w:id="31" w:author="Wheeler, David Linnard" w:date="2020-11-10T12:41:00Z">
        <w:r w:rsidDel="00FC61FF">
          <w:rPr>
            <w:rFonts w:ascii="Times New Roman" w:hAnsi="Times New Roman" w:cs="Times New Roman"/>
            <w:bCs/>
            <w:sz w:val="24"/>
            <w:szCs w:val="24"/>
          </w:rPr>
          <w:delText xml:space="preserve"> </w:delText>
        </w:r>
      </w:del>
    </w:p>
    <w:tbl>
      <w:tblPr>
        <w:tblStyle w:val="TableGrid"/>
        <w:tblW w:w="0" w:type="auto"/>
        <w:tblInd w:w="-95" w:type="dxa"/>
        <w:tblLook w:val="04A0" w:firstRow="1" w:lastRow="0" w:firstColumn="1" w:lastColumn="0" w:noHBand="0" w:noVBand="1"/>
      </w:tblPr>
      <w:tblGrid>
        <w:gridCol w:w="1350"/>
        <w:gridCol w:w="4124"/>
        <w:gridCol w:w="3886"/>
      </w:tblGrid>
      <w:tr w:rsidR="00B03D2C" w14:paraId="57DD490D" w14:textId="77777777" w:rsidTr="00B03D2C">
        <w:tc>
          <w:tcPr>
            <w:tcW w:w="1350" w:type="dxa"/>
          </w:tcPr>
          <w:p w14:paraId="677E2884" w14:textId="77777777" w:rsidR="00B03D2C" w:rsidRPr="00872D35" w:rsidRDefault="00B03D2C" w:rsidP="009E59D0">
            <w:pPr>
              <w:pStyle w:val="Default"/>
              <w:rPr>
                <w:sz w:val="22"/>
                <w:szCs w:val="22"/>
              </w:rPr>
            </w:pPr>
            <w:r w:rsidRPr="00872D35">
              <w:rPr>
                <w:sz w:val="22"/>
                <w:szCs w:val="22"/>
              </w:rPr>
              <w:t>Treatment</w:t>
            </w:r>
          </w:p>
        </w:tc>
        <w:tc>
          <w:tcPr>
            <w:tcW w:w="4124" w:type="dxa"/>
          </w:tcPr>
          <w:p w14:paraId="6DE54357" w14:textId="77777777" w:rsidR="00B03D2C" w:rsidRPr="00872D35" w:rsidRDefault="00B03D2C" w:rsidP="009E59D0">
            <w:pPr>
              <w:pStyle w:val="Default"/>
              <w:rPr>
                <w:sz w:val="22"/>
                <w:szCs w:val="22"/>
              </w:rPr>
            </w:pPr>
            <w:r w:rsidRPr="00872D35">
              <w:rPr>
                <w:sz w:val="22"/>
                <w:szCs w:val="22"/>
              </w:rPr>
              <w:t>Insecticide</w:t>
            </w:r>
          </w:p>
        </w:tc>
        <w:tc>
          <w:tcPr>
            <w:tcW w:w="3886" w:type="dxa"/>
          </w:tcPr>
          <w:p w14:paraId="0F555652" w14:textId="77777777" w:rsidR="00B03D2C" w:rsidRPr="00872D35" w:rsidRDefault="00B03D2C" w:rsidP="009E59D0">
            <w:pPr>
              <w:pStyle w:val="Default"/>
              <w:rPr>
                <w:sz w:val="22"/>
                <w:szCs w:val="22"/>
              </w:rPr>
            </w:pPr>
            <w:r w:rsidRPr="00872D35">
              <w:rPr>
                <w:sz w:val="22"/>
                <w:szCs w:val="22"/>
              </w:rPr>
              <w:t>Fungicide</w:t>
            </w:r>
          </w:p>
        </w:tc>
      </w:tr>
      <w:tr w:rsidR="00B03D2C" w14:paraId="0CE4D91D" w14:textId="77777777" w:rsidTr="00B03D2C">
        <w:tc>
          <w:tcPr>
            <w:tcW w:w="1350" w:type="dxa"/>
          </w:tcPr>
          <w:p w14:paraId="5F485994" w14:textId="77777777" w:rsidR="00B03D2C" w:rsidRPr="00872D35" w:rsidRDefault="00B03D2C" w:rsidP="009E59D0">
            <w:pPr>
              <w:pStyle w:val="Default"/>
              <w:rPr>
                <w:sz w:val="22"/>
                <w:szCs w:val="22"/>
              </w:rPr>
            </w:pPr>
            <w:r w:rsidRPr="00872D35">
              <w:rPr>
                <w:sz w:val="22"/>
                <w:szCs w:val="22"/>
              </w:rPr>
              <w:t>1 (UTC)</w:t>
            </w:r>
          </w:p>
        </w:tc>
        <w:tc>
          <w:tcPr>
            <w:tcW w:w="4124" w:type="dxa"/>
            <w:shd w:val="clear" w:color="auto" w:fill="000000" w:themeFill="text1"/>
          </w:tcPr>
          <w:p w14:paraId="75A16525" w14:textId="77777777" w:rsidR="00B03D2C" w:rsidRPr="00872D35" w:rsidRDefault="00B03D2C" w:rsidP="009E59D0">
            <w:pPr>
              <w:pStyle w:val="Default"/>
              <w:rPr>
                <w:sz w:val="22"/>
                <w:szCs w:val="22"/>
              </w:rPr>
            </w:pPr>
            <w:r w:rsidRPr="00872D35">
              <w:rPr>
                <w:sz w:val="22"/>
                <w:szCs w:val="22"/>
              </w:rPr>
              <w:t>None</w:t>
            </w:r>
          </w:p>
        </w:tc>
        <w:tc>
          <w:tcPr>
            <w:tcW w:w="3886" w:type="dxa"/>
            <w:shd w:val="clear" w:color="auto" w:fill="000000" w:themeFill="text1"/>
          </w:tcPr>
          <w:p w14:paraId="4BB2293D" w14:textId="77777777" w:rsidR="00B03D2C" w:rsidRPr="00872D35" w:rsidRDefault="00B03D2C" w:rsidP="009E59D0">
            <w:pPr>
              <w:pStyle w:val="Default"/>
              <w:rPr>
                <w:sz w:val="22"/>
                <w:szCs w:val="22"/>
              </w:rPr>
            </w:pPr>
            <w:r w:rsidRPr="00872D35">
              <w:rPr>
                <w:sz w:val="22"/>
                <w:szCs w:val="22"/>
              </w:rPr>
              <w:t>None</w:t>
            </w:r>
          </w:p>
        </w:tc>
      </w:tr>
      <w:tr w:rsidR="00B03D2C" w14:paraId="339794FE" w14:textId="77777777" w:rsidTr="00B03D2C">
        <w:tc>
          <w:tcPr>
            <w:tcW w:w="1350" w:type="dxa"/>
          </w:tcPr>
          <w:p w14:paraId="4269D9BE" w14:textId="77777777" w:rsidR="00B03D2C" w:rsidRPr="00872D35" w:rsidRDefault="00B03D2C" w:rsidP="009E59D0">
            <w:pPr>
              <w:pStyle w:val="Default"/>
              <w:rPr>
                <w:sz w:val="22"/>
                <w:szCs w:val="22"/>
              </w:rPr>
            </w:pPr>
            <w:r w:rsidRPr="00872D35">
              <w:rPr>
                <w:sz w:val="22"/>
                <w:szCs w:val="22"/>
              </w:rPr>
              <w:t>2</w:t>
            </w:r>
          </w:p>
        </w:tc>
        <w:tc>
          <w:tcPr>
            <w:tcW w:w="4124" w:type="dxa"/>
          </w:tcPr>
          <w:p w14:paraId="71D32E4E" w14:textId="34B77EA4"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tcPr>
          <w:p w14:paraId="4DA44FD6" w14:textId="5EDC01B9" w:rsidR="00B03D2C" w:rsidRPr="00872D35" w:rsidRDefault="00B03D2C" w:rsidP="009E59D0">
            <w:pPr>
              <w:pStyle w:val="Default"/>
              <w:rPr>
                <w:sz w:val="22"/>
                <w:szCs w:val="22"/>
              </w:rPr>
            </w:pPr>
            <w:proofErr w:type="spellStart"/>
            <w:r w:rsidRPr="00872D35">
              <w:rPr>
                <w:sz w:val="22"/>
                <w:szCs w:val="22"/>
              </w:rPr>
              <w:t>Manzate</w:t>
            </w:r>
            <w:proofErr w:type="spellEnd"/>
            <w:r w:rsidRPr="00872D35">
              <w:rPr>
                <w:sz w:val="22"/>
                <w:szCs w:val="22"/>
              </w:rPr>
              <w:t xml:space="preserve"> (mancozeb)</w:t>
            </w:r>
            <w:r>
              <w:rPr>
                <w:sz w:val="22"/>
                <w:szCs w:val="22"/>
              </w:rPr>
              <w:t xml:space="preserve"> </w:t>
            </w:r>
            <w:r w:rsidR="00D62C18">
              <w:rPr>
                <w:sz w:val="22"/>
                <w:szCs w:val="22"/>
              </w:rPr>
              <w:t>1.6 qt/A</w:t>
            </w:r>
          </w:p>
        </w:tc>
      </w:tr>
      <w:tr w:rsidR="00B03D2C" w14:paraId="049F0A1D" w14:textId="77777777" w:rsidTr="00B03D2C">
        <w:tc>
          <w:tcPr>
            <w:tcW w:w="1350" w:type="dxa"/>
          </w:tcPr>
          <w:p w14:paraId="593B9C5A" w14:textId="77777777" w:rsidR="00B03D2C" w:rsidRPr="00872D35" w:rsidRDefault="00B03D2C" w:rsidP="009E59D0">
            <w:pPr>
              <w:pStyle w:val="Default"/>
              <w:rPr>
                <w:sz w:val="22"/>
                <w:szCs w:val="22"/>
              </w:rPr>
            </w:pPr>
            <w:r w:rsidRPr="00872D35">
              <w:rPr>
                <w:sz w:val="22"/>
                <w:szCs w:val="22"/>
              </w:rPr>
              <w:t>3</w:t>
            </w:r>
          </w:p>
        </w:tc>
        <w:tc>
          <w:tcPr>
            <w:tcW w:w="4124" w:type="dxa"/>
          </w:tcPr>
          <w:p w14:paraId="5EEA1EDB" w14:textId="3DD9EB09"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shd w:val="clear" w:color="auto" w:fill="000000" w:themeFill="text1"/>
          </w:tcPr>
          <w:p w14:paraId="56AEA28E" w14:textId="77777777" w:rsidR="00B03D2C" w:rsidRPr="00872D35" w:rsidRDefault="00B03D2C" w:rsidP="009E59D0">
            <w:pPr>
              <w:pStyle w:val="Default"/>
              <w:rPr>
                <w:sz w:val="22"/>
                <w:szCs w:val="22"/>
              </w:rPr>
            </w:pPr>
            <w:r w:rsidRPr="00872D35">
              <w:rPr>
                <w:sz w:val="22"/>
                <w:szCs w:val="22"/>
              </w:rPr>
              <w:t>None</w:t>
            </w:r>
          </w:p>
        </w:tc>
      </w:tr>
      <w:tr w:rsidR="00B03D2C" w14:paraId="4C8D5202" w14:textId="77777777" w:rsidTr="00B03D2C">
        <w:tc>
          <w:tcPr>
            <w:tcW w:w="1350" w:type="dxa"/>
          </w:tcPr>
          <w:p w14:paraId="6453BCEB" w14:textId="77777777" w:rsidR="00B03D2C" w:rsidRPr="00872D35" w:rsidRDefault="00B03D2C" w:rsidP="009E59D0">
            <w:pPr>
              <w:pStyle w:val="Default"/>
              <w:rPr>
                <w:sz w:val="22"/>
                <w:szCs w:val="22"/>
              </w:rPr>
            </w:pPr>
            <w:r w:rsidRPr="00872D35">
              <w:rPr>
                <w:sz w:val="22"/>
                <w:szCs w:val="22"/>
              </w:rPr>
              <w:t>4</w:t>
            </w:r>
          </w:p>
        </w:tc>
        <w:tc>
          <w:tcPr>
            <w:tcW w:w="4124" w:type="dxa"/>
            <w:shd w:val="clear" w:color="auto" w:fill="000000" w:themeFill="text1"/>
          </w:tcPr>
          <w:p w14:paraId="7B838106" w14:textId="77777777" w:rsidR="00B03D2C" w:rsidRPr="00872D35" w:rsidRDefault="00B03D2C" w:rsidP="009E59D0">
            <w:pPr>
              <w:pStyle w:val="Default"/>
              <w:rPr>
                <w:sz w:val="22"/>
                <w:szCs w:val="22"/>
              </w:rPr>
            </w:pPr>
            <w:r w:rsidRPr="00872D35">
              <w:rPr>
                <w:sz w:val="22"/>
                <w:szCs w:val="22"/>
              </w:rPr>
              <w:t>None</w:t>
            </w:r>
          </w:p>
        </w:tc>
        <w:tc>
          <w:tcPr>
            <w:tcW w:w="3886" w:type="dxa"/>
          </w:tcPr>
          <w:p w14:paraId="7EF9B478" w14:textId="00810BEE" w:rsidR="00B03D2C" w:rsidRPr="00872D35" w:rsidRDefault="00D62C18" w:rsidP="009E59D0">
            <w:pPr>
              <w:pStyle w:val="Default"/>
              <w:rPr>
                <w:sz w:val="22"/>
                <w:szCs w:val="22"/>
              </w:rPr>
            </w:pPr>
            <w:proofErr w:type="spellStart"/>
            <w:r w:rsidRPr="00872D35">
              <w:rPr>
                <w:sz w:val="22"/>
                <w:szCs w:val="22"/>
              </w:rPr>
              <w:t>Manzate</w:t>
            </w:r>
            <w:proofErr w:type="spellEnd"/>
            <w:r w:rsidRPr="00872D35">
              <w:rPr>
                <w:sz w:val="22"/>
                <w:szCs w:val="22"/>
              </w:rPr>
              <w:t xml:space="preserve"> (mancozeb)</w:t>
            </w:r>
            <w:r>
              <w:rPr>
                <w:sz w:val="22"/>
                <w:szCs w:val="22"/>
              </w:rPr>
              <w:t xml:space="preserve"> 1.6 qt/A</w:t>
            </w:r>
          </w:p>
        </w:tc>
      </w:tr>
      <w:tr w:rsidR="00B03D2C" w14:paraId="407C1C8E" w14:textId="77777777" w:rsidTr="00B03D2C">
        <w:tc>
          <w:tcPr>
            <w:tcW w:w="1350" w:type="dxa"/>
          </w:tcPr>
          <w:p w14:paraId="648FFEA6" w14:textId="77777777" w:rsidR="00B03D2C" w:rsidRPr="00872D35" w:rsidRDefault="00B03D2C" w:rsidP="009E59D0">
            <w:pPr>
              <w:pStyle w:val="Default"/>
              <w:rPr>
                <w:sz w:val="22"/>
                <w:szCs w:val="22"/>
              </w:rPr>
            </w:pPr>
            <w:r w:rsidRPr="00872D35">
              <w:rPr>
                <w:sz w:val="22"/>
                <w:szCs w:val="22"/>
              </w:rPr>
              <w:t>5</w:t>
            </w:r>
          </w:p>
        </w:tc>
        <w:tc>
          <w:tcPr>
            <w:tcW w:w="4124" w:type="dxa"/>
          </w:tcPr>
          <w:p w14:paraId="0329240A" w14:textId="6FA17B88" w:rsidR="00B03D2C" w:rsidRPr="00872D35" w:rsidRDefault="00B03D2C" w:rsidP="009E59D0">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r>
              <w:rPr>
                <w:sz w:val="22"/>
                <w:szCs w:val="22"/>
              </w:rPr>
              <w:t xml:space="preserve"> 2.8 oz/A</w:t>
            </w:r>
          </w:p>
        </w:tc>
        <w:tc>
          <w:tcPr>
            <w:tcW w:w="3886" w:type="dxa"/>
          </w:tcPr>
          <w:p w14:paraId="5C583F2A" w14:textId="7A94748E" w:rsidR="00B03D2C" w:rsidRPr="00872D35" w:rsidRDefault="00B03D2C" w:rsidP="009E59D0">
            <w:pPr>
              <w:pStyle w:val="Default"/>
              <w:rPr>
                <w:sz w:val="22"/>
                <w:szCs w:val="22"/>
              </w:rPr>
            </w:pPr>
            <w:r w:rsidRPr="00872D35">
              <w:rPr>
                <w:sz w:val="22"/>
                <w:szCs w:val="22"/>
              </w:rPr>
              <w:t>Luna Tranquility</w:t>
            </w:r>
            <w:r w:rsidR="00D62C18">
              <w:rPr>
                <w:sz w:val="22"/>
                <w:szCs w:val="22"/>
              </w:rPr>
              <w:t xml:space="preserve"> 16 </w:t>
            </w:r>
            <w:proofErr w:type="spellStart"/>
            <w:r w:rsidR="00D62C18">
              <w:rPr>
                <w:sz w:val="22"/>
                <w:szCs w:val="22"/>
              </w:rPr>
              <w:t>fl</w:t>
            </w:r>
            <w:proofErr w:type="spellEnd"/>
            <w:r w:rsidR="00D62C18">
              <w:rPr>
                <w:sz w:val="22"/>
                <w:szCs w:val="22"/>
              </w:rPr>
              <w:t xml:space="preserve"> oz/</w:t>
            </w:r>
            <w:proofErr w:type="gramStart"/>
            <w:r w:rsidR="00D62C18">
              <w:rPr>
                <w:sz w:val="22"/>
                <w:szCs w:val="22"/>
              </w:rPr>
              <w:t>A</w:t>
            </w:r>
            <w:r w:rsidRPr="00872D35">
              <w:rPr>
                <w:sz w:val="22"/>
                <w:szCs w:val="22"/>
              </w:rPr>
              <w:t xml:space="preserve"> </w:t>
            </w:r>
            <w:r w:rsidR="00D62C18">
              <w:rPr>
                <w:sz w:val="22"/>
                <w:szCs w:val="22"/>
              </w:rPr>
              <w:t xml:space="preserve"> </w:t>
            </w:r>
            <w:r w:rsidRPr="00872D35">
              <w:rPr>
                <w:sz w:val="22"/>
                <w:szCs w:val="22"/>
              </w:rPr>
              <w:t>(</w:t>
            </w:r>
            <w:proofErr w:type="spellStart"/>
            <w:proofErr w:type="gramEnd"/>
            <w:r w:rsidRPr="00872D35">
              <w:rPr>
                <w:sz w:val="22"/>
                <w:szCs w:val="22"/>
              </w:rPr>
              <w:t>fluopyram+pyrimethalanil</w:t>
            </w:r>
            <w:proofErr w:type="spellEnd"/>
            <w:r w:rsidRPr="00872D35">
              <w:rPr>
                <w:sz w:val="22"/>
                <w:szCs w:val="22"/>
              </w:rPr>
              <w:t>)</w:t>
            </w:r>
          </w:p>
        </w:tc>
      </w:tr>
      <w:tr w:rsidR="00B03D2C" w14:paraId="1A85B3F7" w14:textId="77777777" w:rsidTr="00B03D2C">
        <w:tc>
          <w:tcPr>
            <w:tcW w:w="1350" w:type="dxa"/>
          </w:tcPr>
          <w:p w14:paraId="74604C73" w14:textId="77777777" w:rsidR="00B03D2C" w:rsidRPr="00872D35" w:rsidRDefault="00B03D2C" w:rsidP="00B03D2C">
            <w:pPr>
              <w:pStyle w:val="Default"/>
              <w:rPr>
                <w:sz w:val="22"/>
                <w:szCs w:val="22"/>
              </w:rPr>
            </w:pPr>
            <w:r w:rsidRPr="00872D35">
              <w:rPr>
                <w:sz w:val="22"/>
                <w:szCs w:val="22"/>
              </w:rPr>
              <w:t>6</w:t>
            </w:r>
          </w:p>
        </w:tc>
        <w:tc>
          <w:tcPr>
            <w:tcW w:w="4124" w:type="dxa"/>
          </w:tcPr>
          <w:p w14:paraId="2D61C1F4" w14:textId="5F2CAFB4" w:rsidR="00B03D2C" w:rsidRPr="00872D35" w:rsidRDefault="00B03D2C" w:rsidP="00B03D2C">
            <w:pPr>
              <w:pStyle w:val="Default"/>
              <w:rPr>
                <w:sz w:val="22"/>
                <w:szCs w:val="22"/>
              </w:rPr>
            </w:pPr>
            <w:proofErr w:type="spellStart"/>
            <w:r w:rsidRPr="00DD62A6">
              <w:rPr>
                <w:sz w:val="22"/>
                <w:szCs w:val="22"/>
              </w:rPr>
              <w:t>Beleaf</w:t>
            </w:r>
            <w:proofErr w:type="spellEnd"/>
            <w:r w:rsidRPr="00DD62A6">
              <w:rPr>
                <w:sz w:val="22"/>
                <w:szCs w:val="22"/>
              </w:rPr>
              <w:t xml:space="preserve"> (</w:t>
            </w:r>
            <w:proofErr w:type="spellStart"/>
            <w:r w:rsidRPr="00DD62A6">
              <w:rPr>
                <w:sz w:val="22"/>
                <w:szCs w:val="22"/>
              </w:rPr>
              <w:t>flonicamid</w:t>
            </w:r>
            <w:proofErr w:type="spellEnd"/>
            <w:r w:rsidRPr="00DD62A6">
              <w:rPr>
                <w:sz w:val="22"/>
                <w:szCs w:val="22"/>
              </w:rPr>
              <w:t>) 2.8 oz/A</w:t>
            </w:r>
          </w:p>
        </w:tc>
        <w:tc>
          <w:tcPr>
            <w:tcW w:w="3886" w:type="dxa"/>
            <w:shd w:val="clear" w:color="auto" w:fill="000000" w:themeFill="text1"/>
          </w:tcPr>
          <w:p w14:paraId="1A5A6FF4" w14:textId="77777777" w:rsidR="00B03D2C" w:rsidRPr="00872D35" w:rsidRDefault="00B03D2C" w:rsidP="00B03D2C">
            <w:pPr>
              <w:pStyle w:val="Default"/>
              <w:rPr>
                <w:sz w:val="22"/>
                <w:szCs w:val="22"/>
              </w:rPr>
            </w:pPr>
          </w:p>
        </w:tc>
      </w:tr>
      <w:tr w:rsidR="00B03D2C" w14:paraId="41D5A554" w14:textId="77777777" w:rsidTr="00B03D2C">
        <w:tc>
          <w:tcPr>
            <w:tcW w:w="1350" w:type="dxa"/>
          </w:tcPr>
          <w:p w14:paraId="1655D9C8" w14:textId="77777777" w:rsidR="00B03D2C" w:rsidRPr="00872D35" w:rsidRDefault="00B03D2C" w:rsidP="00B03D2C">
            <w:pPr>
              <w:pStyle w:val="Default"/>
              <w:rPr>
                <w:sz w:val="22"/>
                <w:szCs w:val="22"/>
              </w:rPr>
            </w:pPr>
            <w:r w:rsidRPr="00872D35">
              <w:rPr>
                <w:sz w:val="22"/>
                <w:szCs w:val="22"/>
              </w:rPr>
              <w:t>7</w:t>
            </w:r>
          </w:p>
        </w:tc>
        <w:tc>
          <w:tcPr>
            <w:tcW w:w="4124" w:type="dxa"/>
            <w:shd w:val="clear" w:color="auto" w:fill="000000" w:themeFill="text1"/>
          </w:tcPr>
          <w:p w14:paraId="76909955" w14:textId="60E6922B" w:rsidR="00B03D2C" w:rsidRPr="00872D35" w:rsidRDefault="00B03D2C" w:rsidP="00B03D2C">
            <w:pPr>
              <w:pStyle w:val="Default"/>
              <w:rPr>
                <w:sz w:val="22"/>
                <w:szCs w:val="22"/>
              </w:rPr>
            </w:pPr>
          </w:p>
        </w:tc>
        <w:tc>
          <w:tcPr>
            <w:tcW w:w="3886" w:type="dxa"/>
          </w:tcPr>
          <w:p w14:paraId="24573D41" w14:textId="213E0D71" w:rsidR="00B03D2C" w:rsidRPr="00872D35" w:rsidRDefault="00B03D2C" w:rsidP="00B03D2C">
            <w:pPr>
              <w:pStyle w:val="Default"/>
              <w:rPr>
                <w:sz w:val="22"/>
                <w:szCs w:val="22"/>
              </w:rPr>
            </w:pPr>
            <w:r w:rsidRPr="00872D35">
              <w:rPr>
                <w:sz w:val="22"/>
                <w:szCs w:val="22"/>
              </w:rPr>
              <w:t xml:space="preserve">Luna Tranquility </w:t>
            </w:r>
            <w:r w:rsidR="00D62C18">
              <w:rPr>
                <w:sz w:val="22"/>
                <w:szCs w:val="22"/>
              </w:rPr>
              <w:t xml:space="preserve">16 </w:t>
            </w:r>
            <w:proofErr w:type="spellStart"/>
            <w:r w:rsidR="00D62C18">
              <w:rPr>
                <w:sz w:val="22"/>
                <w:szCs w:val="22"/>
              </w:rPr>
              <w:t>fl</w:t>
            </w:r>
            <w:proofErr w:type="spellEnd"/>
            <w:r w:rsidR="00D62C18">
              <w:rPr>
                <w:sz w:val="22"/>
                <w:szCs w:val="22"/>
              </w:rPr>
              <w:t xml:space="preserve"> oz/</w:t>
            </w:r>
            <w:proofErr w:type="gramStart"/>
            <w:r w:rsidR="00D62C18">
              <w:rPr>
                <w:sz w:val="22"/>
                <w:szCs w:val="22"/>
              </w:rPr>
              <w:t>A</w:t>
            </w:r>
            <w:r w:rsidR="00D62C18" w:rsidRPr="00872D35">
              <w:rPr>
                <w:sz w:val="22"/>
                <w:szCs w:val="22"/>
              </w:rPr>
              <w:t xml:space="preserve"> </w:t>
            </w:r>
            <w:r w:rsidR="00D62C18">
              <w:rPr>
                <w:sz w:val="22"/>
                <w:szCs w:val="22"/>
              </w:rPr>
              <w:t xml:space="preserve"> </w:t>
            </w:r>
            <w:r w:rsidRPr="00872D35">
              <w:rPr>
                <w:sz w:val="22"/>
                <w:szCs w:val="22"/>
              </w:rPr>
              <w:t>(</w:t>
            </w:r>
            <w:proofErr w:type="spellStart"/>
            <w:proofErr w:type="gramEnd"/>
            <w:r w:rsidRPr="00872D35">
              <w:rPr>
                <w:sz w:val="22"/>
                <w:szCs w:val="22"/>
              </w:rPr>
              <w:t>fluopyram+pyrimethalanil</w:t>
            </w:r>
            <w:proofErr w:type="spellEnd"/>
          </w:p>
        </w:tc>
      </w:tr>
      <w:tr w:rsidR="00B03D2C" w14:paraId="29548DD4" w14:textId="77777777" w:rsidTr="00B03D2C">
        <w:tc>
          <w:tcPr>
            <w:tcW w:w="1350" w:type="dxa"/>
          </w:tcPr>
          <w:p w14:paraId="3C3462A1" w14:textId="77777777" w:rsidR="00B03D2C" w:rsidRPr="00872D35" w:rsidRDefault="00B03D2C" w:rsidP="009E59D0">
            <w:pPr>
              <w:pStyle w:val="Default"/>
              <w:rPr>
                <w:sz w:val="22"/>
                <w:szCs w:val="22"/>
              </w:rPr>
            </w:pPr>
            <w:r w:rsidRPr="00872D35">
              <w:rPr>
                <w:sz w:val="22"/>
                <w:szCs w:val="22"/>
              </w:rPr>
              <w:t>8</w:t>
            </w:r>
          </w:p>
        </w:tc>
        <w:tc>
          <w:tcPr>
            <w:tcW w:w="4124" w:type="dxa"/>
          </w:tcPr>
          <w:p w14:paraId="40B88F88" w14:textId="1D4364D4" w:rsidR="00B03D2C" w:rsidRPr="00872D35" w:rsidRDefault="00B03D2C" w:rsidP="009E59D0">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r>
              <w:rPr>
                <w:sz w:val="22"/>
                <w:szCs w:val="22"/>
              </w:rPr>
              <w:t xml:space="preserve"> 2.8 oz/A</w:t>
            </w:r>
          </w:p>
        </w:tc>
        <w:tc>
          <w:tcPr>
            <w:tcW w:w="3886" w:type="dxa"/>
          </w:tcPr>
          <w:p w14:paraId="03673478" w14:textId="6710F0C8" w:rsidR="00B03D2C" w:rsidRPr="00872D35" w:rsidRDefault="00B03D2C" w:rsidP="009E59D0">
            <w:pPr>
              <w:pStyle w:val="Default"/>
              <w:rPr>
                <w:sz w:val="22"/>
                <w:szCs w:val="22"/>
              </w:rPr>
            </w:pPr>
            <w:r w:rsidRPr="00872D35">
              <w:rPr>
                <w:sz w:val="22"/>
                <w:szCs w:val="22"/>
              </w:rPr>
              <w:t>Bravo WS (chlorothalonil)</w:t>
            </w:r>
            <w:r w:rsidR="00D62C18">
              <w:rPr>
                <w:sz w:val="22"/>
                <w:szCs w:val="22"/>
              </w:rPr>
              <w:t xml:space="preserve"> .75 </w:t>
            </w:r>
            <w:proofErr w:type="spellStart"/>
            <w:r w:rsidR="00D62C18">
              <w:rPr>
                <w:sz w:val="22"/>
                <w:szCs w:val="22"/>
              </w:rPr>
              <w:t>pt</w:t>
            </w:r>
            <w:proofErr w:type="spellEnd"/>
            <w:r w:rsidR="00D62C18">
              <w:rPr>
                <w:sz w:val="22"/>
                <w:szCs w:val="22"/>
              </w:rPr>
              <w:t xml:space="preserve">/A FB 1.5 </w:t>
            </w:r>
            <w:proofErr w:type="spellStart"/>
            <w:r w:rsidR="00D62C18">
              <w:rPr>
                <w:sz w:val="22"/>
                <w:szCs w:val="22"/>
              </w:rPr>
              <w:t>pt</w:t>
            </w:r>
            <w:proofErr w:type="spellEnd"/>
            <w:r w:rsidR="00D62C18">
              <w:rPr>
                <w:sz w:val="22"/>
                <w:szCs w:val="22"/>
              </w:rPr>
              <w:t>/A</w:t>
            </w:r>
          </w:p>
        </w:tc>
      </w:tr>
      <w:tr w:rsidR="00B03D2C" w14:paraId="30D1BA91" w14:textId="77777777" w:rsidTr="00B03D2C">
        <w:tc>
          <w:tcPr>
            <w:tcW w:w="1350" w:type="dxa"/>
          </w:tcPr>
          <w:p w14:paraId="2BD1B444" w14:textId="77777777" w:rsidR="00B03D2C" w:rsidRPr="00872D35" w:rsidRDefault="00B03D2C" w:rsidP="009E59D0">
            <w:pPr>
              <w:pStyle w:val="Default"/>
              <w:rPr>
                <w:sz w:val="22"/>
                <w:szCs w:val="22"/>
              </w:rPr>
            </w:pPr>
            <w:r w:rsidRPr="00872D35">
              <w:rPr>
                <w:sz w:val="22"/>
                <w:szCs w:val="22"/>
              </w:rPr>
              <w:t>9</w:t>
            </w:r>
          </w:p>
        </w:tc>
        <w:tc>
          <w:tcPr>
            <w:tcW w:w="4124" w:type="dxa"/>
            <w:shd w:val="clear" w:color="auto" w:fill="000000" w:themeFill="text1"/>
          </w:tcPr>
          <w:p w14:paraId="26FD5BA9" w14:textId="77777777" w:rsidR="00B03D2C" w:rsidRPr="00872D35" w:rsidRDefault="00B03D2C" w:rsidP="009E59D0">
            <w:pPr>
              <w:pStyle w:val="Default"/>
              <w:rPr>
                <w:sz w:val="22"/>
                <w:szCs w:val="22"/>
              </w:rPr>
            </w:pPr>
          </w:p>
        </w:tc>
        <w:tc>
          <w:tcPr>
            <w:tcW w:w="3886" w:type="dxa"/>
          </w:tcPr>
          <w:p w14:paraId="60B23CC2" w14:textId="64CFAE75" w:rsidR="00B03D2C" w:rsidRPr="00872D35" w:rsidRDefault="00B03D2C" w:rsidP="009E59D0">
            <w:pPr>
              <w:pStyle w:val="Default"/>
              <w:rPr>
                <w:sz w:val="22"/>
                <w:szCs w:val="22"/>
              </w:rPr>
            </w:pPr>
            <w:r w:rsidRPr="00872D35">
              <w:rPr>
                <w:sz w:val="22"/>
                <w:szCs w:val="22"/>
              </w:rPr>
              <w:t>Bravo WS (chlorothalonil)</w:t>
            </w:r>
            <w:r w:rsidR="00D62C18">
              <w:rPr>
                <w:sz w:val="22"/>
                <w:szCs w:val="22"/>
              </w:rPr>
              <w:t xml:space="preserve"> 75 </w:t>
            </w:r>
            <w:proofErr w:type="spellStart"/>
            <w:r w:rsidR="00D62C18">
              <w:rPr>
                <w:sz w:val="22"/>
                <w:szCs w:val="22"/>
              </w:rPr>
              <w:t>pt</w:t>
            </w:r>
            <w:proofErr w:type="spellEnd"/>
            <w:r w:rsidR="00D62C18">
              <w:rPr>
                <w:sz w:val="22"/>
                <w:szCs w:val="22"/>
              </w:rPr>
              <w:t xml:space="preserve">/A FB 1.5 </w:t>
            </w:r>
            <w:proofErr w:type="spellStart"/>
            <w:r w:rsidR="00D62C18">
              <w:rPr>
                <w:sz w:val="22"/>
                <w:szCs w:val="22"/>
              </w:rPr>
              <w:t>pt</w:t>
            </w:r>
            <w:proofErr w:type="spellEnd"/>
            <w:r w:rsidR="00D62C18">
              <w:rPr>
                <w:sz w:val="22"/>
                <w:szCs w:val="22"/>
              </w:rPr>
              <w:t>/A</w:t>
            </w:r>
          </w:p>
        </w:tc>
      </w:tr>
      <w:tr w:rsidR="00B03D2C" w14:paraId="6E307CC4" w14:textId="77777777" w:rsidTr="00B03D2C">
        <w:tc>
          <w:tcPr>
            <w:tcW w:w="1350" w:type="dxa"/>
          </w:tcPr>
          <w:p w14:paraId="78EF0937" w14:textId="77777777" w:rsidR="00B03D2C" w:rsidRPr="00872D35" w:rsidRDefault="00B03D2C" w:rsidP="009E59D0">
            <w:pPr>
              <w:pStyle w:val="Default"/>
              <w:rPr>
                <w:sz w:val="22"/>
                <w:szCs w:val="22"/>
              </w:rPr>
            </w:pPr>
            <w:r w:rsidRPr="00872D35">
              <w:rPr>
                <w:sz w:val="22"/>
                <w:szCs w:val="22"/>
              </w:rPr>
              <w:t>10</w:t>
            </w:r>
          </w:p>
        </w:tc>
        <w:tc>
          <w:tcPr>
            <w:tcW w:w="4124" w:type="dxa"/>
          </w:tcPr>
          <w:p w14:paraId="05417A32" w14:textId="3DFAC38B"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tcPr>
          <w:p w14:paraId="3BF98357" w14:textId="449CB4FC" w:rsidR="00B03D2C" w:rsidRPr="00872D35" w:rsidRDefault="00B03D2C" w:rsidP="009E59D0">
            <w:pPr>
              <w:pStyle w:val="Default"/>
              <w:rPr>
                <w:sz w:val="22"/>
                <w:szCs w:val="22"/>
              </w:rPr>
            </w:pPr>
            <w:r w:rsidRPr="00872D35">
              <w:rPr>
                <w:sz w:val="22"/>
                <w:szCs w:val="22"/>
              </w:rPr>
              <w:t>Bravo WS (chlorothalonil)</w:t>
            </w:r>
            <w:r w:rsidR="00D62C18">
              <w:rPr>
                <w:sz w:val="22"/>
                <w:szCs w:val="22"/>
              </w:rPr>
              <w:t xml:space="preserve"> 75 </w:t>
            </w:r>
            <w:proofErr w:type="spellStart"/>
            <w:r w:rsidR="00D62C18">
              <w:rPr>
                <w:sz w:val="22"/>
                <w:szCs w:val="22"/>
              </w:rPr>
              <w:t>pt</w:t>
            </w:r>
            <w:proofErr w:type="spellEnd"/>
            <w:r w:rsidR="00D62C18">
              <w:rPr>
                <w:sz w:val="22"/>
                <w:szCs w:val="22"/>
              </w:rPr>
              <w:t xml:space="preserve">/A FB 1.5 </w:t>
            </w:r>
            <w:proofErr w:type="spellStart"/>
            <w:r w:rsidR="00D62C18">
              <w:rPr>
                <w:sz w:val="22"/>
                <w:szCs w:val="22"/>
              </w:rPr>
              <w:t>pt</w:t>
            </w:r>
            <w:proofErr w:type="spellEnd"/>
            <w:r w:rsidR="00D62C18">
              <w:rPr>
                <w:sz w:val="22"/>
                <w:szCs w:val="22"/>
              </w:rPr>
              <w:t>/A</w:t>
            </w:r>
          </w:p>
        </w:tc>
      </w:tr>
      <w:tr w:rsidR="00B03D2C" w14:paraId="0A2CA21A" w14:textId="77777777" w:rsidTr="00B03D2C">
        <w:tc>
          <w:tcPr>
            <w:tcW w:w="1350" w:type="dxa"/>
          </w:tcPr>
          <w:p w14:paraId="552F5513" w14:textId="77777777" w:rsidR="00B03D2C" w:rsidRPr="00872D35" w:rsidRDefault="00B03D2C" w:rsidP="009E59D0">
            <w:pPr>
              <w:pStyle w:val="Default"/>
              <w:rPr>
                <w:sz w:val="22"/>
                <w:szCs w:val="22"/>
              </w:rPr>
            </w:pPr>
            <w:r w:rsidRPr="00872D35">
              <w:rPr>
                <w:sz w:val="22"/>
                <w:szCs w:val="22"/>
              </w:rPr>
              <w:t>11</w:t>
            </w:r>
          </w:p>
        </w:tc>
        <w:tc>
          <w:tcPr>
            <w:tcW w:w="4124" w:type="dxa"/>
          </w:tcPr>
          <w:p w14:paraId="13DFAD12" w14:textId="6EEE003D" w:rsidR="00B03D2C" w:rsidRPr="00872D35" w:rsidRDefault="00B03D2C" w:rsidP="009E59D0">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r>
              <w:rPr>
                <w:sz w:val="22"/>
                <w:szCs w:val="22"/>
              </w:rPr>
              <w:t xml:space="preserve"> 2.8 oz/A</w:t>
            </w:r>
          </w:p>
        </w:tc>
        <w:tc>
          <w:tcPr>
            <w:tcW w:w="3886" w:type="dxa"/>
          </w:tcPr>
          <w:p w14:paraId="06FF45FD" w14:textId="0B263C2A" w:rsidR="00B03D2C" w:rsidRPr="00872D35" w:rsidRDefault="00D62C18" w:rsidP="009E59D0">
            <w:pPr>
              <w:pStyle w:val="Default"/>
              <w:rPr>
                <w:sz w:val="22"/>
                <w:szCs w:val="22"/>
              </w:rPr>
            </w:pPr>
            <w:proofErr w:type="spellStart"/>
            <w:r w:rsidRPr="00872D35">
              <w:rPr>
                <w:sz w:val="22"/>
                <w:szCs w:val="22"/>
              </w:rPr>
              <w:t>Manzate</w:t>
            </w:r>
            <w:proofErr w:type="spellEnd"/>
            <w:r w:rsidRPr="00872D35">
              <w:rPr>
                <w:sz w:val="22"/>
                <w:szCs w:val="22"/>
              </w:rPr>
              <w:t xml:space="preserve"> (mancozeb)</w:t>
            </w:r>
            <w:r>
              <w:rPr>
                <w:sz w:val="22"/>
                <w:szCs w:val="22"/>
              </w:rPr>
              <w:t xml:space="preserve"> 1.6 qt/A</w:t>
            </w:r>
          </w:p>
        </w:tc>
      </w:tr>
      <w:tr w:rsidR="00B03D2C" w14:paraId="6FD169E0" w14:textId="77777777" w:rsidTr="00B03D2C">
        <w:tc>
          <w:tcPr>
            <w:tcW w:w="1350" w:type="dxa"/>
          </w:tcPr>
          <w:p w14:paraId="6D5372D8" w14:textId="77777777" w:rsidR="00B03D2C" w:rsidRPr="00872D35" w:rsidRDefault="00B03D2C" w:rsidP="009E59D0">
            <w:pPr>
              <w:pStyle w:val="Default"/>
              <w:rPr>
                <w:sz w:val="22"/>
                <w:szCs w:val="22"/>
              </w:rPr>
            </w:pPr>
            <w:r w:rsidRPr="00872D35">
              <w:rPr>
                <w:sz w:val="22"/>
                <w:szCs w:val="22"/>
              </w:rPr>
              <w:lastRenderedPageBreak/>
              <w:t>12</w:t>
            </w:r>
          </w:p>
        </w:tc>
        <w:tc>
          <w:tcPr>
            <w:tcW w:w="4124" w:type="dxa"/>
          </w:tcPr>
          <w:p w14:paraId="3569B989" w14:textId="400F59E3" w:rsidR="00B03D2C" w:rsidRPr="00872D35" w:rsidRDefault="00B03D2C" w:rsidP="009E59D0">
            <w:pPr>
              <w:pStyle w:val="Default"/>
              <w:rPr>
                <w:sz w:val="22"/>
                <w:szCs w:val="22"/>
              </w:rPr>
            </w:pPr>
            <w:r>
              <w:rPr>
                <w:sz w:val="22"/>
                <w:szCs w:val="22"/>
              </w:rPr>
              <w:t xml:space="preserve">Warrior (L-cyhalothrin) 1.92 </w:t>
            </w:r>
            <w:proofErr w:type="spellStart"/>
            <w:r>
              <w:rPr>
                <w:sz w:val="22"/>
                <w:szCs w:val="22"/>
              </w:rPr>
              <w:t>fl</w:t>
            </w:r>
            <w:proofErr w:type="spellEnd"/>
            <w:r>
              <w:rPr>
                <w:sz w:val="22"/>
                <w:szCs w:val="22"/>
              </w:rPr>
              <w:t xml:space="preserve"> oz/A</w:t>
            </w:r>
          </w:p>
        </w:tc>
        <w:tc>
          <w:tcPr>
            <w:tcW w:w="3886" w:type="dxa"/>
          </w:tcPr>
          <w:p w14:paraId="33FF9A5B" w14:textId="64966E68" w:rsidR="00B03D2C" w:rsidRPr="00872D35" w:rsidRDefault="00B03D2C" w:rsidP="009E59D0">
            <w:pPr>
              <w:pStyle w:val="Default"/>
              <w:rPr>
                <w:sz w:val="22"/>
                <w:szCs w:val="22"/>
              </w:rPr>
            </w:pPr>
            <w:r w:rsidRPr="00872D35">
              <w:rPr>
                <w:sz w:val="22"/>
                <w:szCs w:val="22"/>
              </w:rPr>
              <w:t xml:space="preserve">Luna Tranquility </w:t>
            </w:r>
            <w:r w:rsidR="00D62C18">
              <w:rPr>
                <w:sz w:val="22"/>
                <w:szCs w:val="22"/>
              </w:rPr>
              <w:t xml:space="preserve">16 </w:t>
            </w:r>
            <w:proofErr w:type="spellStart"/>
            <w:r w:rsidR="00D62C18">
              <w:rPr>
                <w:sz w:val="22"/>
                <w:szCs w:val="22"/>
              </w:rPr>
              <w:t>fl</w:t>
            </w:r>
            <w:proofErr w:type="spellEnd"/>
            <w:r w:rsidR="00D62C18">
              <w:rPr>
                <w:sz w:val="22"/>
                <w:szCs w:val="22"/>
              </w:rPr>
              <w:t xml:space="preserve"> oz/</w:t>
            </w:r>
            <w:proofErr w:type="gramStart"/>
            <w:r w:rsidR="00D62C18">
              <w:rPr>
                <w:sz w:val="22"/>
                <w:szCs w:val="22"/>
              </w:rPr>
              <w:t>A</w:t>
            </w:r>
            <w:r w:rsidR="00D62C18" w:rsidRPr="00872D35">
              <w:rPr>
                <w:sz w:val="22"/>
                <w:szCs w:val="22"/>
              </w:rPr>
              <w:t xml:space="preserve"> </w:t>
            </w:r>
            <w:r w:rsidR="00D62C18">
              <w:rPr>
                <w:sz w:val="22"/>
                <w:szCs w:val="22"/>
              </w:rPr>
              <w:t xml:space="preserve"> </w:t>
            </w:r>
            <w:r w:rsidRPr="00872D35">
              <w:rPr>
                <w:sz w:val="22"/>
                <w:szCs w:val="22"/>
              </w:rPr>
              <w:t>(</w:t>
            </w:r>
            <w:proofErr w:type="spellStart"/>
            <w:proofErr w:type="gramEnd"/>
            <w:r w:rsidRPr="00872D35">
              <w:rPr>
                <w:sz w:val="22"/>
                <w:szCs w:val="22"/>
              </w:rPr>
              <w:t>fluopyram+pyrimethalanil</w:t>
            </w:r>
            <w:proofErr w:type="spellEnd"/>
            <w:r w:rsidRPr="00872D35">
              <w:rPr>
                <w:sz w:val="22"/>
                <w:szCs w:val="22"/>
              </w:rPr>
              <w:t>)</w:t>
            </w:r>
          </w:p>
        </w:tc>
      </w:tr>
    </w:tbl>
    <w:p w14:paraId="062228A6" w14:textId="59F455E3" w:rsidR="00B03D2C" w:rsidRDefault="00B03D2C"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Cs/>
          <w:sz w:val="24"/>
          <w:szCs w:val="24"/>
        </w:rPr>
      </w:pPr>
      <w:r w:rsidRPr="00FC61FF">
        <w:rPr>
          <w:rFonts w:ascii="Times New Roman" w:hAnsi="Times New Roman" w:cs="Times New Roman"/>
          <w:b/>
          <w:sz w:val="24"/>
          <w:szCs w:val="24"/>
          <w:rPrChange w:id="32" w:author="Wheeler, David Linnard" w:date="2020-11-10T12:41:00Z">
            <w:rPr>
              <w:rFonts w:ascii="Times New Roman" w:hAnsi="Times New Roman" w:cs="Times New Roman"/>
              <w:bCs/>
              <w:sz w:val="24"/>
              <w:szCs w:val="24"/>
            </w:rPr>
          </w:rPrChange>
        </w:rPr>
        <w:t>Table 1.</w:t>
      </w:r>
      <w:r>
        <w:rPr>
          <w:rFonts w:ascii="Times New Roman" w:hAnsi="Times New Roman" w:cs="Times New Roman"/>
          <w:bCs/>
          <w:sz w:val="24"/>
          <w:szCs w:val="24"/>
        </w:rPr>
        <w:t xml:space="preserve"> Product mixes tested.</w:t>
      </w:r>
      <w:r w:rsidR="00D62C18">
        <w:rPr>
          <w:rFonts w:ascii="Times New Roman" w:hAnsi="Times New Roman" w:cs="Times New Roman"/>
          <w:bCs/>
          <w:sz w:val="24"/>
          <w:szCs w:val="24"/>
        </w:rPr>
        <w:t xml:space="preserve"> All products </w:t>
      </w:r>
      <w:r w:rsidR="00977647">
        <w:rPr>
          <w:rFonts w:ascii="Times New Roman" w:hAnsi="Times New Roman" w:cs="Times New Roman"/>
          <w:bCs/>
          <w:sz w:val="24"/>
          <w:szCs w:val="24"/>
        </w:rPr>
        <w:t xml:space="preserve">were </w:t>
      </w:r>
      <w:r w:rsidR="00D62C18">
        <w:rPr>
          <w:rFonts w:ascii="Times New Roman" w:hAnsi="Times New Roman" w:cs="Times New Roman"/>
          <w:bCs/>
          <w:sz w:val="24"/>
          <w:szCs w:val="24"/>
        </w:rPr>
        <w:t xml:space="preserve">applied twice at the same rate, except Bravo where </w:t>
      </w:r>
      <w:r w:rsidR="00977647">
        <w:rPr>
          <w:rFonts w:ascii="Times New Roman" w:hAnsi="Times New Roman" w:cs="Times New Roman"/>
          <w:bCs/>
          <w:sz w:val="24"/>
          <w:szCs w:val="24"/>
        </w:rPr>
        <w:t xml:space="preserve">the </w:t>
      </w:r>
      <w:r w:rsidR="00D62C18">
        <w:rPr>
          <w:rFonts w:ascii="Times New Roman" w:hAnsi="Times New Roman" w:cs="Times New Roman"/>
          <w:bCs/>
          <w:sz w:val="24"/>
          <w:szCs w:val="24"/>
        </w:rPr>
        <w:t>first application was 0.75 and second application was 1.5 pints per acre.</w:t>
      </w:r>
      <w:r>
        <w:rPr>
          <w:rFonts w:ascii="Times New Roman" w:hAnsi="Times New Roman" w:cs="Times New Roman"/>
          <w:bCs/>
          <w:sz w:val="24"/>
          <w:szCs w:val="24"/>
        </w:rPr>
        <w:t xml:space="preserve"> All mixes included 0.25% </w:t>
      </w:r>
      <w:r w:rsidR="00977647">
        <w:rPr>
          <w:rFonts w:ascii="Times New Roman" w:hAnsi="Times New Roman" w:cs="Times New Roman"/>
          <w:bCs/>
          <w:sz w:val="24"/>
          <w:szCs w:val="24"/>
        </w:rPr>
        <w:t>n</w:t>
      </w:r>
      <w:r>
        <w:rPr>
          <w:rFonts w:ascii="Times New Roman" w:hAnsi="Times New Roman" w:cs="Times New Roman"/>
          <w:bCs/>
          <w:sz w:val="24"/>
          <w:szCs w:val="24"/>
        </w:rPr>
        <w:t xml:space="preserve">on-ionic surfactant. </w:t>
      </w:r>
    </w:p>
    <w:p w14:paraId="26CF1D37" w14:textId="77777777" w:rsidR="00577329" w:rsidRPr="00577329" w:rsidRDefault="00577329" w:rsidP="0057732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
          <w:i/>
          <w:sz w:val="24"/>
          <w:szCs w:val="24"/>
        </w:rPr>
      </w:pPr>
    </w:p>
    <w:p w14:paraId="7D97409E" w14:textId="3DFD0738" w:rsidR="00577329" w:rsidRDefault="00577329" w:rsidP="00577329">
      <w:pPr>
        <w:rPr>
          <w:rFonts w:ascii="Times New Roman" w:hAnsi="Times New Roman" w:cs="Times New Roman"/>
          <w:b/>
          <w:sz w:val="24"/>
          <w:szCs w:val="24"/>
        </w:rPr>
      </w:pPr>
      <w:r w:rsidRPr="00577329">
        <w:rPr>
          <w:rFonts w:ascii="Times New Roman" w:hAnsi="Times New Roman" w:cs="Times New Roman"/>
          <w:b/>
          <w:sz w:val="24"/>
          <w:szCs w:val="24"/>
        </w:rPr>
        <w:t>RESULTS/DISCUSSION:</w:t>
      </w:r>
    </w:p>
    <w:p w14:paraId="2F0AC7FC" w14:textId="24ADEB5F" w:rsidR="00D62C18" w:rsidRDefault="007E7393" w:rsidP="00577329">
      <w:pPr>
        <w:rPr>
          <w:rFonts w:ascii="Times New Roman" w:hAnsi="Times New Roman" w:cs="Times New Roman"/>
          <w:bCs/>
          <w:sz w:val="24"/>
          <w:szCs w:val="24"/>
        </w:rPr>
      </w:pPr>
      <w:r>
        <w:rPr>
          <w:rFonts w:ascii="Times New Roman" w:hAnsi="Times New Roman" w:cs="Times New Roman"/>
          <w:bCs/>
          <w:sz w:val="24"/>
          <w:szCs w:val="24"/>
        </w:rPr>
        <w:t>In the simulated jar test, a</w:t>
      </w:r>
      <w:r w:rsidR="00FB38AF">
        <w:rPr>
          <w:rFonts w:ascii="Times New Roman" w:hAnsi="Times New Roman" w:cs="Times New Roman"/>
          <w:bCs/>
          <w:sz w:val="24"/>
          <w:szCs w:val="24"/>
        </w:rPr>
        <w:t>ll mixes dissolved in solution and did not produce notable precip</w:t>
      </w:r>
      <w:r>
        <w:rPr>
          <w:rFonts w:ascii="Times New Roman" w:hAnsi="Times New Roman" w:cs="Times New Roman"/>
          <w:bCs/>
          <w:sz w:val="24"/>
          <w:szCs w:val="24"/>
        </w:rPr>
        <w:t xml:space="preserve">itates and therefore were all scored as compatible. </w:t>
      </w:r>
      <w:r w:rsidR="001B1F4F">
        <w:rPr>
          <w:rFonts w:ascii="Times New Roman" w:hAnsi="Times New Roman" w:cs="Times New Roman"/>
          <w:bCs/>
          <w:sz w:val="24"/>
          <w:szCs w:val="24"/>
        </w:rPr>
        <w:t xml:space="preserve">This is not surprising since the tank mixes evaluated were recommended by crop advisors who routinely utilize these mixes in potato production, none the less it was important to confirm physical compatibility before further testing was done. </w:t>
      </w:r>
    </w:p>
    <w:p w14:paraId="3C440744" w14:textId="36F78C87" w:rsidR="00003E60" w:rsidRDefault="001B1F4F" w:rsidP="00577329">
      <w:pPr>
        <w:rPr>
          <w:rFonts w:ascii="Times New Roman" w:hAnsi="Times New Roman" w:cs="Times New Roman"/>
          <w:bCs/>
          <w:sz w:val="24"/>
          <w:szCs w:val="24"/>
        </w:rPr>
      </w:pPr>
      <w:r>
        <w:rPr>
          <w:rFonts w:ascii="Times New Roman" w:hAnsi="Times New Roman" w:cs="Times New Roman"/>
          <w:bCs/>
          <w:sz w:val="24"/>
          <w:szCs w:val="24"/>
        </w:rPr>
        <w:t>Aphid populations were rather low at the beginning of the 2020 growing season. In fact, at the first application date, we only detected an average of one wingless aphid per plant. The first application had to be made in late July to keep early blight from overtaking the plot area. Fortunately, just after the second application aphid numbers increased dramatically in the experimental block. The second application (August 10) occurred just two days before the scheduled evaluation on August 12. Since the application was so close that evaluation date, we did not detect any differences in the aphid</w:t>
      </w:r>
      <w:r w:rsidR="00895CCF">
        <w:rPr>
          <w:rFonts w:ascii="Times New Roman" w:hAnsi="Times New Roman" w:cs="Times New Roman"/>
          <w:bCs/>
          <w:sz w:val="24"/>
          <w:szCs w:val="24"/>
        </w:rPr>
        <w:t xml:space="preserve"> populations initially. However, by the following evaluation date (August 19) plots treated with </w:t>
      </w:r>
      <w:proofErr w:type="spellStart"/>
      <w:r w:rsidR="00895CCF">
        <w:rPr>
          <w:rFonts w:ascii="Times New Roman" w:hAnsi="Times New Roman" w:cs="Times New Roman"/>
          <w:bCs/>
          <w:sz w:val="24"/>
          <w:szCs w:val="24"/>
        </w:rPr>
        <w:t>Beleaf</w:t>
      </w:r>
      <w:proofErr w:type="spellEnd"/>
      <w:r w:rsidR="00895CCF">
        <w:rPr>
          <w:rFonts w:ascii="Times New Roman" w:hAnsi="Times New Roman" w:cs="Times New Roman"/>
          <w:bCs/>
          <w:sz w:val="24"/>
          <w:szCs w:val="24"/>
        </w:rPr>
        <w:t xml:space="preserve"> insect</w:t>
      </w:r>
      <w:r w:rsidR="00502F9B">
        <w:rPr>
          <w:rFonts w:ascii="Times New Roman" w:hAnsi="Times New Roman" w:cs="Times New Roman"/>
          <w:bCs/>
          <w:sz w:val="24"/>
          <w:szCs w:val="24"/>
        </w:rPr>
        <w:t>ic</w:t>
      </w:r>
      <w:r w:rsidR="00895CCF">
        <w:rPr>
          <w:rFonts w:ascii="Times New Roman" w:hAnsi="Times New Roman" w:cs="Times New Roman"/>
          <w:bCs/>
          <w:sz w:val="24"/>
          <w:szCs w:val="24"/>
        </w:rPr>
        <w:t>ide</w:t>
      </w:r>
      <w:r w:rsidR="00502F9B">
        <w:rPr>
          <w:rFonts w:ascii="Times New Roman" w:hAnsi="Times New Roman" w:cs="Times New Roman"/>
          <w:bCs/>
          <w:sz w:val="24"/>
          <w:szCs w:val="24"/>
        </w:rPr>
        <w:t xml:space="preserve"> combined with any of the three fungicides</w:t>
      </w:r>
      <w:r w:rsidR="00895CCF">
        <w:rPr>
          <w:rFonts w:ascii="Times New Roman" w:hAnsi="Times New Roman" w:cs="Times New Roman"/>
          <w:bCs/>
          <w:sz w:val="24"/>
          <w:szCs w:val="24"/>
        </w:rPr>
        <w:t xml:space="preserve"> contained fewer wingless aphids than the untreated check plots</w:t>
      </w:r>
      <w:r w:rsidR="00502F9B">
        <w:rPr>
          <w:rFonts w:ascii="Times New Roman" w:hAnsi="Times New Roman" w:cs="Times New Roman"/>
          <w:bCs/>
          <w:sz w:val="24"/>
          <w:szCs w:val="24"/>
        </w:rPr>
        <w:t xml:space="preserve"> (Figure 1)</w:t>
      </w:r>
      <w:r w:rsidR="00895CCF">
        <w:rPr>
          <w:rFonts w:ascii="Times New Roman" w:hAnsi="Times New Roman" w:cs="Times New Roman"/>
          <w:bCs/>
          <w:sz w:val="24"/>
          <w:szCs w:val="24"/>
        </w:rPr>
        <w:t xml:space="preserve">. </w:t>
      </w:r>
      <w:r w:rsidR="00502F9B">
        <w:rPr>
          <w:rFonts w:ascii="Times New Roman" w:hAnsi="Times New Roman" w:cs="Times New Roman"/>
          <w:bCs/>
          <w:sz w:val="24"/>
          <w:szCs w:val="24"/>
        </w:rPr>
        <w:t xml:space="preserve">Plots treated with any of the fungicides alone, or in mix with Warrior insecticide did not contain fewer aphids than the untreated check plots (Figure 1). </w:t>
      </w:r>
      <w:r w:rsidR="00265D91">
        <w:rPr>
          <w:rFonts w:ascii="Times New Roman" w:hAnsi="Times New Roman" w:cs="Times New Roman"/>
          <w:bCs/>
          <w:sz w:val="24"/>
          <w:szCs w:val="24"/>
        </w:rPr>
        <w:t xml:space="preserve">Plots treated with </w:t>
      </w:r>
      <w:proofErr w:type="spellStart"/>
      <w:r w:rsidR="00265D91">
        <w:rPr>
          <w:rFonts w:ascii="Times New Roman" w:hAnsi="Times New Roman" w:cs="Times New Roman"/>
          <w:bCs/>
          <w:sz w:val="24"/>
          <w:szCs w:val="24"/>
        </w:rPr>
        <w:t>Beleaf</w:t>
      </w:r>
      <w:proofErr w:type="spellEnd"/>
      <w:r w:rsidR="00265D91">
        <w:rPr>
          <w:rFonts w:ascii="Times New Roman" w:hAnsi="Times New Roman" w:cs="Times New Roman"/>
          <w:bCs/>
          <w:sz w:val="24"/>
          <w:szCs w:val="24"/>
        </w:rPr>
        <w:t xml:space="preserve"> and Warrior alone did not significantly reduce aphid numbers compared to the untreated check (Figure 1). </w:t>
      </w:r>
      <w:r w:rsidR="00003E60">
        <w:rPr>
          <w:rFonts w:ascii="Times New Roman" w:hAnsi="Times New Roman" w:cs="Times New Roman"/>
          <w:bCs/>
          <w:sz w:val="24"/>
          <w:szCs w:val="24"/>
        </w:rPr>
        <w:t xml:space="preserve">Warrior insecticide was ineffective at managing aphid populations, when applied alone, or in combination with </w:t>
      </w:r>
      <w:proofErr w:type="spellStart"/>
      <w:r w:rsidR="00003E60">
        <w:rPr>
          <w:rFonts w:ascii="Times New Roman" w:hAnsi="Times New Roman" w:cs="Times New Roman"/>
          <w:bCs/>
          <w:sz w:val="24"/>
          <w:szCs w:val="24"/>
        </w:rPr>
        <w:t>Manzate</w:t>
      </w:r>
      <w:proofErr w:type="spellEnd"/>
      <w:r w:rsidR="00003E60">
        <w:rPr>
          <w:rFonts w:ascii="Times New Roman" w:hAnsi="Times New Roman" w:cs="Times New Roman"/>
          <w:bCs/>
          <w:sz w:val="24"/>
          <w:szCs w:val="24"/>
        </w:rPr>
        <w:t xml:space="preserve">, Luna Tranquility, or Bravo fungicides. </w:t>
      </w:r>
      <w:proofErr w:type="spellStart"/>
      <w:r w:rsidR="00003E60">
        <w:rPr>
          <w:rFonts w:ascii="Times New Roman" w:hAnsi="Times New Roman" w:cs="Times New Roman"/>
          <w:bCs/>
          <w:sz w:val="24"/>
          <w:szCs w:val="24"/>
        </w:rPr>
        <w:t>Beleaf</w:t>
      </w:r>
      <w:proofErr w:type="spellEnd"/>
      <w:r w:rsidR="00003E60">
        <w:rPr>
          <w:rFonts w:ascii="Times New Roman" w:hAnsi="Times New Roman" w:cs="Times New Roman"/>
          <w:bCs/>
          <w:sz w:val="24"/>
          <w:szCs w:val="24"/>
        </w:rPr>
        <w:t xml:space="preserve"> insecticide was effective at managing aphid populations when applied in a mix with </w:t>
      </w:r>
      <w:proofErr w:type="spellStart"/>
      <w:r w:rsidR="00003E60">
        <w:rPr>
          <w:rFonts w:ascii="Times New Roman" w:hAnsi="Times New Roman" w:cs="Times New Roman"/>
          <w:bCs/>
          <w:sz w:val="24"/>
          <w:szCs w:val="24"/>
        </w:rPr>
        <w:t>Manzate</w:t>
      </w:r>
      <w:proofErr w:type="spellEnd"/>
      <w:r w:rsidR="00003E60">
        <w:rPr>
          <w:rFonts w:ascii="Times New Roman" w:hAnsi="Times New Roman" w:cs="Times New Roman"/>
          <w:bCs/>
          <w:sz w:val="24"/>
          <w:szCs w:val="24"/>
        </w:rPr>
        <w:t xml:space="preserve">, Luna Tranquility, or Bravo fungicides. In fact, the treatments in the trial with the fewest aphids were plots treated with any of the fungicides in combination with </w:t>
      </w:r>
      <w:proofErr w:type="spellStart"/>
      <w:r w:rsidR="00003E60">
        <w:rPr>
          <w:rFonts w:ascii="Times New Roman" w:hAnsi="Times New Roman" w:cs="Times New Roman"/>
          <w:bCs/>
          <w:sz w:val="24"/>
          <w:szCs w:val="24"/>
        </w:rPr>
        <w:t>Beleaf</w:t>
      </w:r>
      <w:proofErr w:type="spellEnd"/>
      <w:r w:rsidR="00003E60">
        <w:rPr>
          <w:rFonts w:ascii="Times New Roman" w:hAnsi="Times New Roman" w:cs="Times New Roman"/>
          <w:bCs/>
          <w:sz w:val="24"/>
          <w:szCs w:val="24"/>
        </w:rPr>
        <w:t xml:space="preserve"> insecticide, though not statistically significant. In terms of aphid control, these data do not demonstrate any antagonist impacts of tank mixing these combinations of insecticides and fungicides (Table 1). </w:t>
      </w:r>
    </w:p>
    <w:p w14:paraId="000ED576" w14:textId="77777777" w:rsidR="00DD23AF" w:rsidRDefault="0003042C" w:rsidP="00577329">
      <w:pPr>
        <w:rPr>
          <w:rFonts w:ascii="Times New Roman" w:hAnsi="Times New Roman" w:cs="Times New Roman"/>
          <w:bCs/>
          <w:sz w:val="24"/>
          <w:szCs w:val="24"/>
        </w:rPr>
      </w:pPr>
      <w:r>
        <w:rPr>
          <w:rFonts w:ascii="Times New Roman" w:hAnsi="Times New Roman" w:cs="Times New Roman"/>
          <w:bCs/>
          <w:sz w:val="24"/>
          <w:szCs w:val="24"/>
        </w:rPr>
        <w:t xml:space="preserve">Plant damage was assessed on August 26 by scoring test plots on a 0-10 scale where 0 would indicate no plant damage and a 10 would indicate the most severe plant damage attributed to insect feeding or disease lesions. Plots treated with Warrior insecticide alone contained significantly more plant damage than plots treated with </w:t>
      </w:r>
      <w:proofErr w:type="spellStart"/>
      <w:r>
        <w:rPr>
          <w:rFonts w:ascii="Times New Roman" w:hAnsi="Times New Roman" w:cs="Times New Roman"/>
          <w:bCs/>
          <w:sz w:val="24"/>
          <w:szCs w:val="24"/>
        </w:rPr>
        <w:t>Warrior+Manzate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Manzate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Beleaf+LunaTranquility</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LunaTranquility</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Beleaf+Bravo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Beleaf+Manzate</w:t>
      </w:r>
      <w:proofErr w:type="spellEnd"/>
      <w:r>
        <w:rPr>
          <w:rFonts w:ascii="Times New Roman" w:hAnsi="Times New Roman" w:cs="Times New Roman"/>
          <w:bCs/>
          <w:sz w:val="24"/>
          <w:szCs w:val="24"/>
        </w:rPr>
        <w:t xml:space="preserve">, and </w:t>
      </w:r>
      <w:proofErr w:type="spellStart"/>
      <w:r>
        <w:rPr>
          <w:rFonts w:ascii="Times New Roman" w:hAnsi="Times New Roman" w:cs="Times New Roman"/>
          <w:bCs/>
          <w:sz w:val="24"/>
          <w:szCs w:val="24"/>
        </w:rPr>
        <w:t>Warrior+LunaTranquility</w:t>
      </w:r>
      <w:proofErr w:type="spellEnd"/>
      <w:r>
        <w:rPr>
          <w:rFonts w:ascii="Times New Roman" w:hAnsi="Times New Roman" w:cs="Times New Roman"/>
          <w:bCs/>
          <w:sz w:val="24"/>
          <w:szCs w:val="24"/>
        </w:rPr>
        <w:t xml:space="preserve"> (Figure 2).</w:t>
      </w:r>
      <w:r w:rsidR="00DD23AF">
        <w:rPr>
          <w:rFonts w:ascii="Times New Roman" w:hAnsi="Times New Roman" w:cs="Times New Roman"/>
          <w:bCs/>
          <w:sz w:val="24"/>
          <w:szCs w:val="24"/>
        </w:rPr>
        <w:t xml:space="preserve"> This gives an indication that Warrior and </w:t>
      </w:r>
      <w:proofErr w:type="spellStart"/>
      <w:r w:rsidR="00DD23AF">
        <w:rPr>
          <w:rFonts w:ascii="Times New Roman" w:hAnsi="Times New Roman" w:cs="Times New Roman"/>
          <w:bCs/>
          <w:sz w:val="24"/>
          <w:szCs w:val="24"/>
        </w:rPr>
        <w:t>Beleaf</w:t>
      </w:r>
      <w:proofErr w:type="spellEnd"/>
      <w:r w:rsidR="00DD23AF">
        <w:rPr>
          <w:rFonts w:ascii="Times New Roman" w:hAnsi="Times New Roman" w:cs="Times New Roman"/>
          <w:bCs/>
          <w:sz w:val="24"/>
          <w:szCs w:val="24"/>
        </w:rPr>
        <w:t xml:space="preserve"> alone and Bravo did not positively impact plant health. </w:t>
      </w:r>
    </w:p>
    <w:p w14:paraId="51D6EE7C" w14:textId="5CBD12FE" w:rsidR="0003042C" w:rsidRDefault="00DD23AF" w:rsidP="00577329">
      <w:pPr>
        <w:rPr>
          <w:rFonts w:ascii="Times New Roman" w:hAnsi="Times New Roman" w:cs="Times New Roman"/>
          <w:bCs/>
          <w:sz w:val="24"/>
          <w:szCs w:val="24"/>
        </w:rPr>
      </w:pPr>
      <w:r>
        <w:rPr>
          <w:rFonts w:ascii="Times New Roman" w:hAnsi="Times New Roman" w:cs="Times New Roman"/>
          <w:bCs/>
          <w:sz w:val="24"/>
          <w:szCs w:val="24"/>
        </w:rPr>
        <w:t xml:space="preserve">Total yield, Market #1, Market #2, defects, and specific gravity did not differ among treatments (Data not shown). Market yield was significantly higher in plots treated with </w:t>
      </w:r>
      <w:proofErr w:type="spellStart"/>
      <w:r>
        <w:rPr>
          <w:rFonts w:ascii="Times New Roman" w:hAnsi="Times New Roman" w:cs="Times New Roman"/>
          <w:bCs/>
          <w:sz w:val="24"/>
          <w:szCs w:val="24"/>
        </w:rPr>
        <w:t>Beleaf+Manzate</w:t>
      </w:r>
      <w:proofErr w:type="spellEnd"/>
      <w:r>
        <w:rPr>
          <w:rFonts w:ascii="Times New Roman" w:hAnsi="Times New Roman" w:cs="Times New Roman"/>
          <w:bCs/>
          <w:sz w:val="24"/>
          <w:szCs w:val="24"/>
        </w:rPr>
        <w:t xml:space="preserve"> than plots treated with Warrior </w:t>
      </w:r>
      <w:r w:rsidR="000424F0">
        <w:rPr>
          <w:rFonts w:ascii="Times New Roman" w:hAnsi="Times New Roman" w:cs="Times New Roman"/>
          <w:bCs/>
          <w:sz w:val="24"/>
          <w:szCs w:val="24"/>
        </w:rPr>
        <w:t>alone but</w:t>
      </w:r>
      <w:r>
        <w:rPr>
          <w:rFonts w:ascii="Times New Roman" w:hAnsi="Times New Roman" w:cs="Times New Roman"/>
          <w:bCs/>
          <w:sz w:val="24"/>
          <w:szCs w:val="24"/>
        </w:rPr>
        <w:t xml:space="preserve"> did not differ between other treatments</w:t>
      </w:r>
      <w:r w:rsidR="000424F0">
        <w:rPr>
          <w:rFonts w:ascii="Times New Roman" w:hAnsi="Times New Roman" w:cs="Times New Roman"/>
          <w:bCs/>
          <w:sz w:val="24"/>
          <w:szCs w:val="24"/>
        </w:rPr>
        <w:t xml:space="preserve"> (Figure 3)</w:t>
      </w:r>
      <w:r>
        <w:rPr>
          <w:rFonts w:ascii="Times New Roman" w:hAnsi="Times New Roman" w:cs="Times New Roman"/>
          <w:bCs/>
          <w:sz w:val="24"/>
          <w:szCs w:val="24"/>
        </w:rPr>
        <w:t>.</w:t>
      </w:r>
      <w:r w:rsidR="000424F0">
        <w:rPr>
          <w:rFonts w:ascii="Times New Roman" w:hAnsi="Times New Roman" w:cs="Times New Roman"/>
          <w:bCs/>
          <w:sz w:val="24"/>
          <w:szCs w:val="24"/>
        </w:rPr>
        <w:t xml:space="preserve"> </w:t>
      </w:r>
      <w:r w:rsidR="000424F0">
        <w:rPr>
          <w:rFonts w:ascii="Times New Roman" w:hAnsi="Times New Roman" w:cs="Times New Roman"/>
          <w:bCs/>
          <w:sz w:val="24"/>
          <w:szCs w:val="24"/>
        </w:rPr>
        <w:lastRenderedPageBreak/>
        <w:t xml:space="preserve">Percent usable potatoes was significantly higher in plots treated with </w:t>
      </w:r>
      <w:proofErr w:type="spellStart"/>
      <w:r w:rsidR="000424F0">
        <w:rPr>
          <w:rFonts w:ascii="Times New Roman" w:hAnsi="Times New Roman" w:cs="Times New Roman"/>
          <w:bCs/>
          <w:sz w:val="24"/>
          <w:szCs w:val="24"/>
        </w:rPr>
        <w:t>Warrior+Bravo</w:t>
      </w:r>
      <w:proofErr w:type="spellEnd"/>
      <w:r w:rsidR="000424F0">
        <w:rPr>
          <w:rFonts w:ascii="Times New Roman" w:hAnsi="Times New Roman" w:cs="Times New Roman"/>
          <w:bCs/>
          <w:sz w:val="24"/>
          <w:szCs w:val="24"/>
        </w:rPr>
        <w:t xml:space="preserve"> compared to Warrior alone and did not differ between other treatments (Figure 4). The yield and grade data indicates strongly that Warrior alone does not improve, but rather may hinder yield and quality of potatoes. </w:t>
      </w:r>
    </w:p>
    <w:p w14:paraId="24E316C8" w14:textId="6323FD29" w:rsidR="005709CB" w:rsidRPr="004672C6" w:rsidRDefault="004672C6" w:rsidP="005709CB">
      <w:pPr>
        <w:rPr>
          <w:ins w:id="33" w:author="Wheeler, David Linnard" w:date="2020-11-10T13:00:00Z"/>
          <w:rFonts w:ascii="Times New Roman" w:hAnsi="Times New Roman" w:cs="Times New Roman"/>
          <w:bCs/>
          <w:sz w:val="24"/>
          <w:szCs w:val="24"/>
        </w:rPr>
      </w:pPr>
      <w:ins w:id="34" w:author="Wheeler, David Linnard" w:date="2020-11-10T12:43:00Z">
        <w:r w:rsidRPr="005709CB">
          <w:rPr>
            <w:rFonts w:ascii="Times" w:hAnsi="Times" w:cs="Times New Roman"/>
            <w:bCs/>
            <w:sz w:val="24"/>
            <w:szCs w:val="24"/>
            <w:rPrChange w:id="35" w:author="Wheeler, David Linnard" w:date="2020-11-10T12:56:00Z">
              <w:rPr>
                <w:rFonts w:ascii="Times New Roman" w:hAnsi="Times New Roman" w:cs="Times New Roman"/>
                <w:bCs/>
                <w:sz w:val="24"/>
                <w:szCs w:val="24"/>
              </w:rPr>
            </w:rPrChange>
          </w:rPr>
          <w:t xml:space="preserve">Early blight symptoms were observed in plots </w:t>
        </w:r>
      </w:ins>
      <w:ins w:id="36" w:author="Wheeler, David Linnard" w:date="2020-11-10T12:44:00Z">
        <w:r w:rsidRPr="005709CB">
          <w:rPr>
            <w:rFonts w:ascii="Times" w:hAnsi="Times" w:cs="Times New Roman"/>
            <w:bCs/>
            <w:sz w:val="24"/>
            <w:szCs w:val="24"/>
            <w:rPrChange w:id="37" w:author="Wheeler, David Linnard" w:date="2020-11-10T12:56:00Z">
              <w:rPr>
                <w:rFonts w:ascii="Times New Roman" w:hAnsi="Times New Roman" w:cs="Times New Roman"/>
                <w:bCs/>
                <w:sz w:val="24"/>
                <w:szCs w:val="24"/>
              </w:rPr>
            </w:rPrChange>
          </w:rPr>
          <w:t>from early July until harvest. Symptoms were, however, variable between plots</w:t>
        </w:r>
      </w:ins>
      <w:ins w:id="38" w:author="Wheeler, David Linnard" w:date="2020-11-10T12:46:00Z">
        <w:r w:rsidRPr="005709CB">
          <w:rPr>
            <w:rFonts w:ascii="Times" w:hAnsi="Times" w:cs="Times New Roman"/>
            <w:bCs/>
            <w:sz w:val="24"/>
            <w:szCs w:val="24"/>
            <w:rPrChange w:id="39" w:author="Wheeler, David Linnard" w:date="2020-11-10T12:56:00Z">
              <w:rPr>
                <w:rFonts w:ascii="Times New Roman" w:hAnsi="Times New Roman" w:cs="Times New Roman"/>
                <w:bCs/>
                <w:sz w:val="24"/>
                <w:szCs w:val="24"/>
              </w:rPr>
            </w:rPrChange>
          </w:rPr>
          <w:t>,</w:t>
        </w:r>
      </w:ins>
      <w:ins w:id="40" w:author="Wheeler, David Linnard" w:date="2020-11-10T12:44:00Z">
        <w:r w:rsidRPr="005709CB">
          <w:rPr>
            <w:rFonts w:ascii="Times" w:hAnsi="Times" w:cs="Times New Roman"/>
            <w:bCs/>
            <w:sz w:val="24"/>
            <w:szCs w:val="24"/>
            <w:rPrChange w:id="41" w:author="Wheeler, David Linnard" w:date="2020-11-10T12:56:00Z">
              <w:rPr>
                <w:rFonts w:ascii="Times New Roman" w:hAnsi="Times New Roman" w:cs="Times New Roman"/>
                <w:bCs/>
                <w:sz w:val="24"/>
                <w:szCs w:val="24"/>
              </w:rPr>
            </w:rPrChange>
          </w:rPr>
          <w:t xml:space="preserve"> within plots</w:t>
        </w:r>
      </w:ins>
      <w:ins w:id="42" w:author="Wheeler, David Linnard" w:date="2020-11-10T12:46:00Z">
        <w:r w:rsidRPr="005709CB">
          <w:rPr>
            <w:rFonts w:ascii="Times" w:hAnsi="Times" w:cs="Times New Roman"/>
            <w:bCs/>
            <w:sz w:val="24"/>
            <w:szCs w:val="24"/>
            <w:rPrChange w:id="43" w:author="Wheeler, David Linnard" w:date="2020-11-10T12:56:00Z">
              <w:rPr>
                <w:rFonts w:ascii="Times New Roman" w:hAnsi="Times New Roman" w:cs="Times New Roman"/>
                <w:bCs/>
                <w:sz w:val="24"/>
                <w:szCs w:val="24"/>
              </w:rPr>
            </w:rPrChange>
          </w:rPr>
          <w:t>, and between treatments</w:t>
        </w:r>
      </w:ins>
      <w:del w:id="44" w:author="Wheeler, David Linnard" w:date="2020-11-10T12:42:00Z">
        <w:r w:rsidR="00EB284D" w:rsidRPr="005709CB" w:rsidDel="004672C6">
          <w:rPr>
            <w:rFonts w:ascii="Times" w:hAnsi="Times" w:cs="Times New Roman"/>
            <w:bCs/>
            <w:sz w:val="24"/>
            <w:szCs w:val="24"/>
            <w:rPrChange w:id="45" w:author="Wheeler, David Linnard" w:date="2020-11-10T12:56:00Z">
              <w:rPr>
                <w:rFonts w:ascii="Times New Roman" w:hAnsi="Times New Roman" w:cs="Times New Roman"/>
                <w:bCs/>
                <w:sz w:val="24"/>
                <w:szCs w:val="24"/>
              </w:rPr>
            </w:rPrChange>
          </w:rPr>
          <w:delText>Fungicide results….</w:delText>
        </w:r>
      </w:del>
      <w:ins w:id="46" w:author="Wheeler, David Linnard" w:date="2020-11-10T12:43:00Z">
        <w:r w:rsidRPr="005709CB">
          <w:rPr>
            <w:rFonts w:ascii="Times" w:hAnsi="Times" w:cs="Times New Roman"/>
            <w:bCs/>
            <w:sz w:val="24"/>
            <w:szCs w:val="24"/>
            <w:rPrChange w:id="47" w:author="Wheeler, David Linnard" w:date="2020-11-10T12:56:00Z">
              <w:rPr>
                <w:rFonts w:ascii="Times New Roman" w:hAnsi="Times New Roman" w:cs="Times New Roman"/>
                <w:bCs/>
                <w:sz w:val="24"/>
                <w:szCs w:val="24"/>
              </w:rPr>
            </w:rPrChange>
          </w:rPr>
          <w:t xml:space="preserve"> (Figure 5). </w:t>
        </w:r>
      </w:ins>
      <w:ins w:id="48" w:author="Wheeler, David Linnard" w:date="2020-11-10T12:46:00Z">
        <w:r w:rsidRPr="005709CB">
          <w:rPr>
            <w:rFonts w:ascii="Times" w:hAnsi="Times" w:cs="Times New Roman"/>
            <w:bCs/>
            <w:sz w:val="24"/>
            <w:szCs w:val="24"/>
            <w:rPrChange w:id="49" w:author="Wheeler, David Linnard" w:date="2020-11-10T12:56:00Z">
              <w:rPr>
                <w:rFonts w:ascii="Times New Roman" w:hAnsi="Times New Roman" w:cs="Times New Roman"/>
                <w:bCs/>
                <w:sz w:val="24"/>
                <w:szCs w:val="24"/>
              </w:rPr>
            </w:rPrChange>
          </w:rPr>
          <w:t xml:space="preserve">For example, </w:t>
        </w:r>
      </w:ins>
      <w:ins w:id="50" w:author="Wheeler, David Linnard" w:date="2020-11-10T12:54:00Z">
        <w:r w:rsidR="005709CB" w:rsidRPr="005709CB">
          <w:rPr>
            <w:rFonts w:ascii="Times" w:hAnsi="Times" w:cs="Times New Roman"/>
            <w:bCs/>
            <w:sz w:val="24"/>
            <w:szCs w:val="24"/>
          </w:rPr>
          <w:t xml:space="preserve">variability was relatively low for </w:t>
        </w:r>
      </w:ins>
      <w:ins w:id="51" w:author="Wheeler, David Linnard" w:date="2020-11-10T12:49:00Z">
        <w:r w:rsidRPr="005709CB">
          <w:rPr>
            <w:rFonts w:ascii="Times" w:hAnsi="Times" w:cs="Times New Roman"/>
            <w:bCs/>
            <w:sz w:val="24"/>
            <w:szCs w:val="24"/>
            <w:rPrChange w:id="52" w:author="Wheeler, David Linnard" w:date="2020-11-10T12:56:00Z">
              <w:rPr>
                <w:rFonts w:ascii="Times New Roman" w:hAnsi="Times New Roman" w:cs="Times New Roman"/>
                <w:bCs/>
                <w:sz w:val="24"/>
                <w:szCs w:val="24"/>
              </w:rPr>
            </w:rPrChange>
          </w:rPr>
          <w:t>treatment</w:t>
        </w:r>
      </w:ins>
      <w:ins w:id="53" w:author="Wheeler, David Linnard" w:date="2020-11-10T12:55:00Z">
        <w:r w:rsidR="005709CB" w:rsidRPr="005709CB">
          <w:rPr>
            <w:rFonts w:ascii="Times" w:hAnsi="Times" w:cs="Times New Roman"/>
            <w:bCs/>
            <w:sz w:val="24"/>
            <w:szCs w:val="24"/>
          </w:rPr>
          <w:t>s</w:t>
        </w:r>
      </w:ins>
      <w:ins w:id="54" w:author="Wheeler, David Linnard" w:date="2020-11-10T12:49:00Z">
        <w:r w:rsidRPr="005709CB">
          <w:rPr>
            <w:rFonts w:ascii="Times" w:hAnsi="Times" w:cs="Times New Roman"/>
            <w:bCs/>
            <w:sz w:val="24"/>
            <w:szCs w:val="24"/>
            <w:rPrChange w:id="55" w:author="Wheeler, David Linnard" w:date="2020-11-10T12:56:00Z">
              <w:rPr>
                <w:rFonts w:ascii="Times New Roman" w:hAnsi="Times New Roman" w:cs="Times New Roman"/>
                <w:bCs/>
                <w:sz w:val="24"/>
                <w:szCs w:val="24"/>
              </w:rPr>
            </w:rPrChange>
          </w:rPr>
          <w:t xml:space="preserve"> 5 (</w:t>
        </w:r>
        <w:proofErr w:type="spellStart"/>
        <w:r w:rsidRPr="005709CB">
          <w:rPr>
            <w:rFonts w:ascii="Times" w:hAnsi="Times"/>
            <w:sz w:val="24"/>
            <w:szCs w:val="24"/>
            <w:rPrChange w:id="56" w:author="Wheeler, David Linnard" w:date="2020-11-10T12:56:00Z">
              <w:rPr/>
            </w:rPrChange>
          </w:rPr>
          <w:t>Beleaf</w:t>
        </w:r>
        <w:proofErr w:type="spellEnd"/>
        <w:r w:rsidRPr="005709CB">
          <w:rPr>
            <w:rFonts w:ascii="Times" w:hAnsi="Times"/>
            <w:sz w:val="24"/>
            <w:szCs w:val="24"/>
            <w:rPrChange w:id="57" w:author="Wheeler, David Linnard" w:date="2020-11-10T12:56:00Z">
              <w:rPr/>
            </w:rPrChange>
          </w:rPr>
          <w:t xml:space="preserve"> (</w:t>
        </w:r>
        <w:proofErr w:type="spellStart"/>
        <w:r w:rsidRPr="005709CB">
          <w:rPr>
            <w:rFonts w:ascii="Times" w:hAnsi="Times"/>
            <w:sz w:val="24"/>
            <w:szCs w:val="24"/>
            <w:rPrChange w:id="58" w:author="Wheeler, David Linnard" w:date="2020-11-10T12:56:00Z">
              <w:rPr/>
            </w:rPrChange>
          </w:rPr>
          <w:t>flonicamid</w:t>
        </w:r>
        <w:proofErr w:type="spellEnd"/>
        <w:r w:rsidRPr="005709CB">
          <w:rPr>
            <w:rFonts w:ascii="Times" w:hAnsi="Times"/>
            <w:sz w:val="24"/>
            <w:szCs w:val="24"/>
            <w:rPrChange w:id="59" w:author="Wheeler, David Linnard" w:date="2020-11-10T12:56:00Z">
              <w:rPr/>
            </w:rPrChange>
          </w:rPr>
          <w:t>) 2.8 oz/A</w:t>
        </w:r>
        <w:r w:rsidRPr="005709CB">
          <w:rPr>
            <w:rFonts w:ascii="Times" w:hAnsi="Times"/>
            <w:sz w:val="24"/>
            <w:szCs w:val="24"/>
            <w:rPrChange w:id="60" w:author="Wheeler, David Linnard" w:date="2020-11-10T12:56:00Z">
              <w:rPr/>
            </w:rPrChange>
          </w:rPr>
          <w:t xml:space="preserve">: </w:t>
        </w:r>
        <w:r w:rsidRPr="005709CB">
          <w:rPr>
            <w:rFonts w:ascii="Times" w:hAnsi="Times"/>
            <w:sz w:val="24"/>
            <w:szCs w:val="24"/>
            <w:rPrChange w:id="61" w:author="Wheeler, David Linnard" w:date="2020-11-10T12:56:00Z">
              <w:rPr/>
            </w:rPrChange>
          </w:rPr>
          <w:t xml:space="preserve">Luna Tranquility 16 </w:t>
        </w:r>
        <w:proofErr w:type="spellStart"/>
        <w:r w:rsidRPr="005709CB">
          <w:rPr>
            <w:rFonts w:ascii="Times" w:hAnsi="Times"/>
            <w:sz w:val="24"/>
            <w:szCs w:val="24"/>
            <w:rPrChange w:id="62" w:author="Wheeler, David Linnard" w:date="2020-11-10T12:56:00Z">
              <w:rPr/>
            </w:rPrChange>
          </w:rPr>
          <w:t>fl</w:t>
        </w:r>
        <w:proofErr w:type="spellEnd"/>
        <w:r w:rsidRPr="005709CB">
          <w:rPr>
            <w:rFonts w:ascii="Times" w:hAnsi="Times"/>
            <w:sz w:val="24"/>
            <w:szCs w:val="24"/>
            <w:rPrChange w:id="63" w:author="Wheeler, David Linnard" w:date="2020-11-10T12:56:00Z">
              <w:rPr/>
            </w:rPrChange>
          </w:rPr>
          <w:t xml:space="preserve"> oz/A  (</w:t>
        </w:r>
        <w:proofErr w:type="spellStart"/>
        <w:r w:rsidRPr="005709CB">
          <w:rPr>
            <w:rFonts w:ascii="Times" w:hAnsi="Times"/>
            <w:sz w:val="24"/>
            <w:szCs w:val="24"/>
            <w:rPrChange w:id="64" w:author="Wheeler, David Linnard" w:date="2020-11-10T12:56:00Z">
              <w:rPr/>
            </w:rPrChange>
          </w:rPr>
          <w:t>fluopyram+pyrimethalanil</w:t>
        </w:r>
        <w:proofErr w:type="spellEnd"/>
        <w:r w:rsidRPr="005709CB">
          <w:rPr>
            <w:rFonts w:ascii="Times" w:hAnsi="Times"/>
            <w:sz w:val="24"/>
            <w:szCs w:val="24"/>
            <w:rPrChange w:id="65" w:author="Wheeler, David Linnard" w:date="2020-11-10T12:56:00Z">
              <w:rPr/>
            </w:rPrChange>
          </w:rPr>
          <w:t>)</w:t>
        </w:r>
      </w:ins>
      <w:ins w:id="66" w:author="Wheeler, David Linnard" w:date="2020-11-10T12:50:00Z">
        <w:r w:rsidRPr="005709CB">
          <w:rPr>
            <w:rFonts w:ascii="Times" w:hAnsi="Times"/>
            <w:sz w:val="24"/>
            <w:szCs w:val="24"/>
          </w:rPr>
          <w:t xml:space="preserve"> and </w:t>
        </w:r>
      </w:ins>
      <w:ins w:id="67" w:author="Wheeler, David Linnard" w:date="2020-11-10T12:53:00Z">
        <w:r w:rsidR="005709CB" w:rsidRPr="005709CB">
          <w:rPr>
            <w:rFonts w:ascii="Times" w:hAnsi="Times"/>
            <w:sz w:val="24"/>
            <w:szCs w:val="24"/>
          </w:rPr>
          <w:t>11 (</w:t>
        </w:r>
        <w:proofErr w:type="spellStart"/>
        <w:r w:rsidR="005709CB" w:rsidRPr="005709CB">
          <w:rPr>
            <w:rFonts w:ascii="Times" w:hAnsi="Times"/>
            <w:sz w:val="24"/>
            <w:szCs w:val="24"/>
            <w:rPrChange w:id="68" w:author="Wheeler, David Linnard" w:date="2020-11-10T12:56:00Z">
              <w:rPr/>
            </w:rPrChange>
          </w:rPr>
          <w:t>Beleaf</w:t>
        </w:r>
        <w:proofErr w:type="spellEnd"/>
        <w:r w:rsidR="005709CB" w:rsidRPr="005709CB">
          <w:rPr>
            <w:rFonts w:ascii="Times" w:hAnsi="Times"/>
            <w:sz w:val="24"/>
            <w:szCs w:val="24"/>
            <w:rPrChange w:id="69" w:author="Wheeler, David Linnard" w:date="2020-11-10T12:56:00Z">
              <w:rPr/>
            </w:rPrChange>
          </w:rPr>
          <w:t xml:space="preserve"> (</w:t>
        </w:r>
        <w:proofErr w:type="spellStart"/>
        <w:r w:rsidR="005709CB" w:rsidRPr="005709CB">
          <w:rPr>
            <w:rFonts w:ascii="Times" w:hAnsi="Times"/>
            <w:sz w:val="24"/>
            <w:szCs w:val="24"/>
            <w:rPrChange w:id="70" w:author="Wheeler, David Linnard" w:date="2020-11-10T12:56:00Z">
              <w:rPr/>
            </w:rPrChange>
          </w:rPr>
          <w:t>flonicamid</w:t>
        </w:r>
        <w:proofErr w:type="spellEnd"/>
        <w:r w:rsidR="005709CB" w:rsidRPr="005709CB">
          <w:rPr>
            <w:rFonts w:ascii="Times" w:hAnsi="Times"/>
            <w:sz w:val="24"/>
            <w:szCs w:val="24"/>
            <w:rPrChange w:id="71" w:author="Wheeler, David Linnard" w:date="2020-11-10T12:56:00Z">
              <w:rPr/>
            </w:rPrChange>
          </w:rPr>
          <w:t>) 2.8 oz/A</w:t>
        </w:r>
        <w:r w:rsidR="005709CB" w:rsidRPr="005709CB">
          <w:rPr>
            <w:rFonts w:ascii="Times" w:hAnsi="Times"/>
            <w:sz w:val="24"/>
            <w:szCs w:val="24"/>
            <w:rPrChange w:id="72" w:author="Wheeler, David Linnard" w:date="2020-11-10T12:56:00Z">
              <w:rPr/>
            </w:rPrChange>
          </w:rPr>
          <w:t xml:space="preserve">: </w:t>
        </w:r>
        <w:proofErr w:type="spellStart"/>
        <w:r w:rsidR="005709CB" w:rsidRPr="005709CB">
          <w:rPr>
            <w:rFonts w:ascii="Times" w:hAnsi="Times"/>
            <w:sz w:val="24"/>
            <w:szCs w:val="24"/>
            <w:rPrChange w:id="73" w:author="Wheeler, David Linnard" w:date="2020-11-10T12:56:00Z">
              <w:rPr/>
            </w:rPrChange>
          </w:rPr>
          <w:t>Manzate</w:t>
        </w:r>
        <w:proofErr w:type="spellEnd"/>
        <w:r w:rsidR="005709CB" w:rsidRPr="005709CB">
          <w:rPr>
            <w:rFonts w:ascii="Times" w:hAnsi="Times"/>
            <w:sz w:val="24"/>
            <w:szCs w:val="24"/>
            <w:rPrChange w:id="74" w:author="Wheeler, David Linnard" w:date="2020-11-10T12:56:00Z">
              <w:rPr/>
            </w:rPrChange>
          </w:rPr>
          <w:t xml:space="preserve"> (mancozeb) 1.6 qt/A</w:t>
        </w:r>
      </w:ins>
      <w:ins w:id="75" w:author="Wheeler, David Linnard" w:date="2020-11-10T12:54:00Z">
        <w:r w:rsidR="005709CB" w:rsidRPr="005709CB">
          <w:rPr>
            <w:rFonts w:ascii="Times" w:hAnsi="Times"/>
            <w:sz w:val="24"/>
            <w:szCs w:val="24"/>
            <w:rPrChange w:id="76" w:author="Wheeler, David Linnard" w:date="2020-11-10T12:56:00Z">
              <w:rPr/>
            </w:rPrChange>
          </w:rPr>
          <w:t>)</w:t>
        </w:r>
      </w:ins>
      <w:ins w:id="77" w:author="Wheeler, David Linnard" w:date="2020-11-10T12:55:00Z">
        <w:r w:rsidR="005709CB" w:rsidRPr="005709CB">
          <w:rPr>
            <w:rFonts w:ascii="Times" w:hAnsi="Times"/>
            <w:sz w:val="24"/>
            <w:szCs w:val="24"/>
          </w:rPr>
          <w:t xml:space="preserve"> but relat</w:t>
        </w:r>
        <w:r w:rsidR="005709CB" w:rsidRPr="005709CB">
          <w:rPr>
            <w:rFonts w:ascii="Times" w:hAnsi="Times"/>
            <w:sz w:val="24"/>
            <w:szCs w:val="24"/>
            <w:rPrChange w:id="78" w:author="Wheeler, David Linnard" w:date="2020-11-10T12:56:00Z">
              <w:rPr>
                <w:rFonts w:ascii="Times" w:hAnsi="Times"/>
                <w:sz w:val="24"/>
                <w:szCs w:val="24"/>
              </w:rPr>
            </w:rPrChange>
          </w:rPr>
          <w:t>ively high for treatments 3 (</w:t>
        </w:r>
        <w:r w:rsidR="005709CB" w:rsidRPr="005709CB">
          <w:rPr>
            <w:rFonts w:ascii="Times" w:hAnsi="Times"/>
            <w:sz w:val="24"/>
            <w:szCs w:val="24"/>
            <w:rPrChange w:id="79" w:author="Wheeler, David Linnard" w:date="2020-11-10T12:56:00Z">
              <w:rPr/>
            </w:rPrChange>
          </w:rPr>
          <w:t xml:space="preserve">Warrior (L-cyhalothrin) 1.92 </w:t>
        </w:r>
        <w:proofErr w:type="spellStart"/>
        <w:r w:rsidR="005709CB" w:rsidRPr="005709CB">
          <w:rPr>
            <w:rFonts w:ascii="Times" w:hAnsi="Times"/>
            <w:sz w:val="24"/>
            <w:szCs w:val="24"/>
            <w:rPrChange w:id="80" w:author="Wheeler, David Linnard" w:date="2020-11-10T12:56:00Z">
              <w:rPr/>
            </w:rPrChange>
          </w:rPr>
          <w:t>fl</w:t>
        </w:r>
        <w:proofErr w:type="spellEnd"/>
        <w:r w:rsidR="005709CB" w:rsidRPr="005709CB">
          <w:rPr>
            <w:rFonts w:ascii="Times" w:hAnsi="Times"/>
            <w:sz w:val="24"/>
            <w:szCs w:val="24"/>
            <w:rPrChange w:id="81" w:author="Wheeler, David Linnard" w:date="2020-11-10T12:56:00Z">
              <w:rPr/>
            </w:rPrChange>
          </w:rPr>
          <w:t xml:space="preserve"> oz/A</w:t>
        </w:r>
        <w:r w:rsidR="005709CB" w:rsidRPr="005709CB">
          <w:rPr>
            <w:rFonts w:ascii="Times" w:hAnsi="Times"/>
            <w:sz w:val="24"/>
            <w:szCs w:val="24"/>
            <w:rPrChange w:id="82" w:author="Wheeler, David Linnard" w:date="2020-11-10T12:56:00Z">
              <w:rPr/>
            </w:rPrChange>
          </w:rPr>
          <w:t>) and 9 (</w:t>
        </w:r>
      </w:ins>
      <w:ins w:id="83" w:author="Wheeler, David Linnard" w:date="2020-11-10T12:56:00Z">
        <w:r w:rsidR="005709CB" w:rsidRPr="005709CB">
          <w:rPr>
            <w:rFonts w:ascii="Times" w:hAnsi="Times"/>
            <w:sz w:val="24"/>
            <w:szCs w:val="24"/>
            <w:rPrChange w:id="84" w:author="Wheeler, David Linnard" w:date="2020-11-10T12:56:00Z">
              <w:rPr/>
            </w:rPrChange>
          </w:rPr>
          <w:t xml:space="preserve">Bravo WS (chlorothalonil) 75 </w:t>
        </w:r>
        <w:proofErr w:type="spellStart"/>
        <w:r w:rsidR="005709CB" w:rsidRPr="005709CB">
          <w:rPr>
            <w:rFonts w:ascii="Times" w:hAnsi="Times"/>
            <w:sz w:val="24"/>
            <w:szCs w:val="24"/>
            <w:rPrChange w:id="85" w:author="Wheeler, David Linnard" w:date="2020-11-10T12:56:00Z">
              <w:rPr/>
            </w:rPrChange>
          </w:rPr>
          <w:t>pt</w:t>
        </w:r>
        <w:proofErr w:type="spellEnd"/>
        <w:r w:rsidR="005709CB" w:rsidRPr="005709CB">
          <w:rPr>
            <w:rFonts w:ascii="Times" w:hAnsi="Times"/>
            <w:sz w:val="24"/>
            <w:szCs w:val="24"/>
            <w:rPrChange w:id="86" w:author="Wheeler, David Linnard" w:date="2020-11-10T12:56:00Z">
              <w:rPr/>
            </w:rPrChange>
          </w:rPr>
          <w:t xml:space="preserve">/A FB 1.5 </w:t>
        </w:r>
        <w:proofErr w:type="spellStart"/>
        <w:r w:rsidR="005709CB" w:rsidRPr="005709CB">
          <w:rPr>
            <w:rFonts w:ascii="Times" w:hAnsi="Times"/>
            <w:sz w:val="24"/>
            <w:szCs w:val="24"/>
            <w:rPrChange w:id="87" w:author="Wheeler, David Linnard" w:date="2020-11-10T12:56:00Z">
              <w:rPr/>
            </w:rPrChange>
          </w:rPr>
          <w:t>pt</w:t>
        </w:r>
        <w:proofErr w:type="spellEnd"/>
        <w:r w:rsidR="005709CB" w:rsidRPr="005709CB">
          <w:rPr>
            <w:rFonts w:ascii="Times" w:hAnsi="Times"/>
            <w:sz w:val="24"/>
            <w:szCs w:val="24"/>
            <w:rPrChange w:id="88" w:author="Wheeler, David Linnard" w:date="2020-11-10T12:56:00Z">
              <w:rPr/>
            </w:rPrChange>
          </w:rPr>
          <w:t>/A</w:t>
        </w:r>
        <w:r w:rsidR="005709CB" w:rsidRPr="005709CB">
          <w:rPr>
            <w:rFonts w:ascii="Times" w:hAnsi="Times"/>
            <w:sz w:val="24"/>
            <w:szCs w:val="24"/>
            <w:rPrChange w:id="89" w:author="Wheeler, David Linnard" w:date="2020-11-10T12:56:00Z">
              <w:rPr/>
            </w:rPrChange>
          </w:rPr>
          <w:t xml:space="preserve">) </w:t>
        </w:r>
        <w:r w:rsidR="005709CB" w:rsidRPr="005709CB">
          <w:rPr>
            <w:rFonts w:ascii="Times" w:hAnsi="Times"/>
            <w:sz w:val="24"/>
            <w:szCs w:val="24"/>
          </w:rPr>
          <w:t>(Figure 5)</w:t>
        </w:r>
        <w:r w:rsidR="005709CB" w:rsidRPr="005709CB">
          <w:rPr>
            <w:rFonts w:ascii="Times" w:hAnsi="Times"/>
            <w:sz w:val="24"/>
            <w:szCs w:val="24"/>
            <w:rPrChange w:id="90" w:author="Wheeler, David Linnard" w:date="2020-11-10T12:56:00Z">
              <w:rPr/>
            </w:rPrChange>
          </w:rPr>
          <w:t xml:space="preserve">. </w:t>
        </w:r>
      </w:ins>
      <w:ins w:id="91" w:author="Wheeler, David Linnard" w:date="2020-11-10T13:00:00Z">
        <w:r w:rsidR="005709CB">
          <w:rPr>
            <w:rFonts w:ascii="Times New Roman" w:hAnsi="Times New Roman" w:cs="Times New Roman"/>
            <w:bCs/>
            <w:sz w:val="24"/>
            <w:szCs w:val="24"/>
          </w:rPr>
          <w:t>A</w:t>
        </w:r>
        <w:r w:rsidR="005709CB">
          <w:rPr>
            <w:rFonts w:ascii="Times New Roman" w:hAnsi="Times New Roman" w:cs="Times New Roman"/>
            <w:bCs/>
            <w:sz w:val="24"/>
            <w:szCs w:val="24"/>
          </w:rPr>
          <w:t>s a result</w:t>
        </w:r>
        <w:r w:rsidR="005709CB">
          <w:rPr>
            <w:rFonts w:ascii="Times New Roman" w:hAnsi="Times New Roman" w:cs="Times New Roman"/>
            <w:bCs/>
            <w:sz w:val="24"/>
            <w:szCs w:val="24"/>
          </w:rPr>
          <w:t xml:space="preserve"> of this variability,</w:t>
        </w:r>
        <w:r w:rsidR="005709CB">
          <w:rPr>
            <w:rFonts w:ascii="Times New Roman" w:hAnsi="Times New Roman" w:cs="Times New Roman"/>
            <w:bCs/>
            <w:sz w:val="24"/>
            <w:szCs w:val="24"/>
          </w:rPr>
          <w:t xml:space="preserve"> neither statistical nor practical differences in early blight disease symptoms were detected in this trial</w:t>
        </w:r>
      </w:ins>
      <w:ins w:id="92" w:author="Wheeler, David Linnard" w:date="2020-11-10T13:04:00Z">
        <w:r w:rsidR="005709CB">
          <w:rPr>
            <w:rFonts w:ascii="Times New Roman" w:hAnsi="Times New Roman" w:cs="Times New Roman"/>
            <w:bCs/>
            <w:sz w:val="24"/>
            <w:szCs w:val="24"/>
          </w:rPr>
          <w:t xml:space="preserve"> since </w:t>
        </w:r>
        <w:r w:rsidR="005709CB">
          <w:rPr>
            <w:rFonts w:ascii="Times New Roman" w:hAnsi="Times New Roman" w:cs="Times New Roman"/>
            <w:bCs/>
            <w:i/>
            <w:iCs/>
            <w:sz w:val="24"/>
            <w:szCs w:val="24"/>
          </w:rPr>
          <w:t>P =</w:t>
        </w:r>
      </w:ins>
      <w:ins w:id="93" w:author="Wheeler, David Linnard" w:date="2020-11-10T13:05:00Z">
        <w:r w:rsidR="005709CB">
          <w:rPr>
            <w:rFonts w:ascii="Times New Roman" w:hAnsi="Times New Roman" w:cs="Times New Roman"/>
            <w:bCs/>
            <w:i/>
            <w:iCs/>
            <w:sz w:val="24"/>
            <w:szCs w:val="24"/>
          </w:rPr>
          <w:t xml:space="preserve"> </w:t>
        </w:r>
        <w:r w:rsidR="005709CB">
          <w:rPr>
            <w:rFonts w:ascii="Times New Roman" w:hAnsi="Times New Roman" w:cs="Times New Roman"/>
            <w:bCs/>
            <w:sz w:val="24"/>
            <w:szCs w:val="24"/>
          </w:rPr>
          <w:t>0.07 &gt;</w:t>
        </w:r>
        <w:r w:rsidR="00AA211B">
          <w:rPr>
            <w:rFonts w:ascii="Times New Roman" w:hAnsi="Times New Roman" w:cs="Times New Roman"/>
            <w:bCs/>
            <w:sz w:val="24"/>
            <w:szCs w:val="24"/>
          </w:rPr>
          <w:t xml:space="preserve"> </w:t>
        </w:r>
        <w:r w:rsidR="00AA211B">
          <w:rPr>
            <w:rFonts w:ascii="Times New Roman" w:hAnsi="Times New Roman" w:cs="Times New Roman"/>
            <w:bCs/>
            <w:sz w:val="24"/>
            <w:szCs w:val="24"/>
          </w:rPr>
          <w:sym w:font="Symbol" w:char="F061"/>
        </w:r>
        <w:r w:rsidR="00AA211B">
          <w:rPr>
            <w:rFonts w:ascii="Times New Roman" w:hAnsi="Times New Roman" w:cs="Times New Roman"/>
            <w:bCs/>
            <w:sz w:val="24"/>
            <w:szCs w:val="24"/>
          </w:rPr>
          <w:t xml:space="preserve"> = 0.05</w:t>
        </w:r>
      </w:ins>
      <w:ins w:id="94" w:author="Wheeler, David Linnard" w:date="2020-11-10T13:00:00Z">
        <w:r w:rsidR="005709CB">
          <w:rPr>
            <w:rFonts w:ascii="Times New Roman" w:hAnsi="Times New Roman" w:cs="Times New Roman"/>
            <w:bCs/>
            <w:sz w:val="24"/>
            <w:szCs w:val="24"/>
          </w:rPr>
          <w:t xml:space="preserve"> (Table 2). </w:t>
        </w:r>
      </w:ins>
    </w:p>
    <w:p w14:paraId="2B654C6D" w14:textId="79654959" w:rsidR="005709CB" w:rsidRPr="005709CB" w:rsidRDefault="005709CB" w:rsidP="005709CB">
      <w:pPr>
        <w:jc w:val="both"/>
        <w:rPr>
          <w:ins w:id="95" w:author="Wheeler, David Linnard" w:date="2020-11-10T12:53:00Z"/>
          <w:rFonts w:ascii="Times" w:hAnsi="Times" w:cs="Times New Roman"/>
          <w:bCs/>
          <w:sz w:val="24"/>
          <w:szCs w:val="24"/>
        </w:rPr>
        <w:pPrChange w:id="96" w:author="Wheeler, David Linnard" w:date="2020-11-10T12:57:00Z">
          <w:pPr/>
        </w:pPrChange>
      </w:pPr>
      <w:ins w:id="97" w:author="Wheeler, David Linnard" w:date="2020-11-10T12:59:00Z">
        <w:r>
          <w:rPr>
            <w:rFonts w:ascii="Times" w:hAnsi="Times"/>
            <w:sz w:val="24"/>
            <w:szCs w:val="24"/>
          </w:rPr>
          <w:t>To reduce this variability in the future</w:t>
        </w:r>
      </w:ins>
      <w:ins w:id="98" w:author="Wheeler, David Linnard" w:date="2020-11-10T13:00:00Z">
        <w:r>
          <w:rPr>
            <w:rFonts w:ascii="Times" w:hAnsi="Times"/>
            <w:sz w:val="24"/>
            <w:szCs w:val="24"/>
          </w:rPr>
          <w:t>,</w:t>
        </w:r>
      </w:ins>
      <w:ins w:id="99" w:author="Wheeler, David Linnard" w:date="2020-11-10T12:59:00Z">
        <w:r>
          <w:rPr>
            <w:rFonts w:ascii="Times" w:hAnsi="Times"/>
            <w:sz w:val="24"/>
            <w:szCs w:val="24"/>
          </w:rPr>
          <w:t xml:space="preserve"> a more targeted approach to disease severity </w:t>
        </w:r>
      </w:ins>
      <w:ins w:id="100" w:author="Wheeler, David Linnard" w:date="2020-11-10T13:09:00Z">
        <w:r w:rsidR="00AA211B">
          <w:rPr>
            <w:rFonts w:ascii="Times" w:hAnsi="Times"/>
            <w:sz w:val="24"/>
            <w:szCs w:val="24"/>
          </w:rPr>
          <w:t xml:space="preserve">estimation </w:t>
        </w:r>
      </w:ins>
      <w:ins w:id="101" w:author="Wheeler, David Linnard" w:date="2020-11-10T12:59:00Z">
        <w:r>
          <w:rPr>
            <w:rFonts w:ascii="Times" w:hAnsi="Times"/>
            <w:sz w:val="24"/>
            <w:szCs w:val="24"/>
          </w:rPr>
          <w:t>will be used.</w:t>
        </w:r>
      </w:ins>
      <w:ins w:id="102" w:author="Wheeler, David Linnard" w:date="2020-11-10T13:09:00Z">
        <w:r w:rsidR="00AA211B">
          <w:rPr>
            <w:rFonts w:ascii="Times" w:hAnsi="Times"/>
            <w:sz w:val="24"/>
            <w:szCs w:val="24"/>
          </w:rPr>
          <w:t xml:space="preserve"> More specifically, disease severity will be estimating by walkin</w:t>
        </w:r>
      </w:ins>
      <w:ins w:id="103" w:author="Wheeler, David Linnard" w:date="2020-11-10T13:10:00Z">
        <w:r w:rsidR="00AA211B">
          <w:rPr>
            <w:rFonts w:ascii="Times" w:hAnsi="Times"/>
            <w:sz w:val="24"/>
            <w:szCs w:val="24"/>
          </w:rPr>
          <w:t>g through</w:t>
        </w:r>
      </w:ins>
      <w:ins w:id="104" w:author="Wheeler, David Linnard" w:date="2020-11-10T13:09:00Z">
        <w:r w:rsidR="00AA211B">
          <w:rPr>
            <w:rFonts w:ascii="Times" w:hAnsi="Times"/>
            <w:sz w:val="24"/>
            <w:szCs w:val="24"/>
          </w:rPr>
          <w:t xml:space="preserve"> t</w:t>
        </w:r>
      </w:ins>
      <w:ins w:id="105" w:author="Wheeler, David Linnard" w:date="2020-11-10T13:10:00Z">
        <w:r w:rsidR="00AA211B">
          <w:rPr>
            <w:rFonts w:ascii="Times" w:hAnsi="Times"/>
            <w:sz w:val="24"/>
            <w:szCs w:val="24"/>
          </w:rPr>
          <w:t>he middle rows of the plots, exposing the canopy, and approximating the number of early blight lesions per plot.</w:t>
        </w:r>
      </w:ins>
      <w:ins w:id="106" w:author="Wheeler, David Linnard" w:date="2020-11-10T13:12:00Z">
        <w:r w:rsidR="00AA211B">
          <w:rPr>
            <w:rFonts w:ascii="Times" w:hAnsi="Times"/>
            <w:sz w:val="24"/>
            <w:szCs w:val="24"/>
          </w:rPr>
          <w:t xml:space="preserve"> This approach has been used before by the primary PI and has yielded consistent results.</w:t>
        </w:r>
      </w:ins>
    </w:p>
    <w:p w14:paraId="09016FF2" w14:textId="077EED61" w:rsidR="004672C6" w:rsidRPr="004672C6" w:rsidRDefault="004672C6" w:rsidP="00577329">
      <w:pPr>
        <w:rPr>
          <w:ins w:id="107" w:author="Wheeler, David Linnard" w:date="2020-11-10T12:49:00Z"/>
          <w:rFonts w:ascii="Times" w:hAnsi="Times" w:cs="Times New Roman"/>
          <w:bCs/>
          <w:sz w:val="24"/>
          <w:szCs w:val="24"/>
          <w:rPrChange w:id="108" w:author="Wheeler, David Linnard" w:date="2020-11-10T12:50:00Z">
            <w:rPr>
              <w:ins w:id="109" w:author="Wheeler, David Linnard" w:date="2020-11-10T12:49:00Z"/>
              <w:rFonts w:ascii="Times New Roman" w:hAnsi="Times New Roman" w:cs="Times New Roman"/>
              <w:bCs/>
              <w:sz w:val="24"/>
              <w:szCs w:val="24"/>
            </w:rPr>
          </w:rPrChange>
        </w:rPr>
      </w:pPr>
    </w:p>
    <w:p w14:paraId="5C8E73BD" w14:textId="4F0835B6" w:rsidR="00EB284D" w:rsidRDefault="00EB284D" w:rsidP="00577329">
      <w:pPr>
        <w:rPr>
          <w:ins w:id="110" w:author="Wheeler, David Linnard" w:date="2020-11-10T12:45:00Z"/>
          <w:rFonts w:ascii="Times New Roman" w:hAnsi="Times New Roman" w:cs="Times New Roman"/>
          <w:bCs/>
          <w:sz w:val="24"/>
          <w:szCs w:val="24"/>
        </w:rPr>
      </w:pPr>
    </w:p>
    <w:p w14:paraId="594CBC30" w14:textId="6FDC6E80" w:rsidR="004672C6" w:rsidRDefault="004672C6" w:rsidP="00577329">
      <w:pPr>
        <w:rPr>
          <w:ins w:id="111" w:author="Wheeler, David Linnard" w:date="2020-11-10T12:45:00Z"/>
          <w:rFonts w:ascii="Times New Roman" w:hAnsi="Times New Roman" w:cs="Times New Roman"/>
          <w:bCs/>
          <w:sz w:val="24"/>
          <w:szCs w:val="24"/>
        </w:rPr>
      </w:pPr>
    </w:p>
    <w:p w14:paraId="7688285F" w14:textId="6259AA31" w:rsidR="004672C6" w:rsidRPr="004672C6" w:rsidDel="005709CB" w:rsidRDefault="004672C6" w:rsidP="00577329">
      <w:pPr>
        <w:rPr>
          <w:del w:id="112" w:author="Wheeler, David Linnard" w:date="2020-11-10T12:59:00Z"/>
          <w:rFonts w:ascii="Times New Roman" w:hAnsi="Times New Roman" w:cs="Times New Roman"/>
          <w:bCs/>
          <w:sz w:val="24"/>
          <w:szCs w:val="24"/>
        </w:rPr>
      </w:pPr>
    </w:p>
    <w:p w14:paraId="23162E9E" w14:textId="54119F91" w:rsidR="00EB284D" w:rsidRDefault="00EB284D" w:rsidP="00577329">
      <w:pPr>
        <w:rPr>
          <w:rFonts w:ascii="Times New Roman" w:hAnsi="Times New Roman" w:cs="Times New Roman"/>
          <w:bCs/>
          <w:sz w:val="24"/>
          <w:szCs w:val="24"/>
        </w:rPr>
      </w:pPr>
      <w:r>
        <w:rPr>
          <w:rFonts w:ascii="Times New Roman" w:hAnsi="Times New Roman" w:cs="Times New Roman"/>
          <w:bCs/>
          <w:sz w:val="24"/>
          <w:szCs w:val="24"/>
        </w:rPr>
        <w:t>Summary</w:t>
      </w:r>
      <w:proofErr w:type="gramStart"/>
      <w:r>
        <w:rPr>
          <w:rFonts w:ascii="Times New Roman" w:hAnsi="Times New Roman" w:cs="Times New Roman"/>
          <w:bCs/>
          <w:sz w:val="24"/>
          <w:szCs w:val="24"/>
        </w:rPr>
        <w:t>…..</w:t>
      </w:r>
      <w:proofErr w:type="gramEnd"/>
    </w:p>
    <w:p w14:paraId="00D18D46" w14:textId="77777777" w:rsidR="00003E60" w:rsidRDefault="00003E60" w:rsidP="00577329">
      <w:pPr>
        <w:rPr>
          <w:rFonts w:ascii="Times New Roman" w:hAnsi="Times New Roman" w:cs="Times New Roman"/>
          <w:bCs/>
          <w:sz w:val="24"/>
          <w:szCs w:val="24"/>
        </w:rPr>
      </w:pPr>
    </w:p>
    <w:p w14:paraId="5198E74F" w14:textId="28EDA0BB" w:rsidR="00D62C18" w:rsidRPr="00D62C18" w:rsidRDefault="00003E60" w:rsidP="00577329">
      <w:pPr>
        <w:rPr>
          <w:rFonts w:ascii="Times New Roman" w:hAnsi="Times New Roman" w:cs="Times New Roman"/>
          <w:bCs/>
          <w:sz w:val="24"/>
          <w:szCs w:val="24"/>
        </w:rPr>
      </w:pPr>
      <w:r>
        <w:rPr>
          <w:rFonts w:ascii="Times New Roman" w:hAnsi="Times New Roman" w:cs="Times New Roman"/>
          <w:bCs/>
          <w:sz w:val="24"/>
          <w:szCs w:val="24"/>
        </w:rPr>
        <w:t xml:space="preserve"> </w:t>
      </w:r>
    </w:p>
    <w:p w14:paraId="0F42A133" w14:textId="77777777" w:rsidR="00577329" w:rsidRPr="00577329" w:rsidRDefault="00577329" w:rsidP="00577329">
      <w:pPr>
        <w:rPr>
          <w:rFonts w:ascii="Times New Roman" w:hAnsi="Times New Roman" w:cs="Times New Roman"/>
          <w:noProof/>
          <w:sz w:val="24"/>
          <w:szCs w:val="24"/>
        </w:rPr>
      </w:pPr>
    </w:p>
    <w:p w14:paraId="422F1B3D" w14:textId="77777777" w:rsidR="00577329" w:rsidRDefault="00577329">
      <w:pPr>
        <w:rPr>
          <w:noProof/>
        </w:rPr>
      </w:pPr>
    </w:p>
    <w:p w14:paraId="1A4CF7CB" w14:textId="77777777" w:rsidR="00577329" w:rsidRDefault="00577329">
      <w:pPr>
        <w:rPr>
          <w:noProof/>
        </w:rPr>
      </w:pPr>
    </w:p>
    <w:p w14:paraId="11282BFD" w14:textId="21052D20" w:rsidR="00564D64" w:rsidRDefault="00564D64"/>
    <w:p w14:paraId="73118450" w14:textId="020DD3AC" w:rsidR="008211B9" w:rsidRDefault="008211B9"/>
    <w:p w14:paraId="677E2275" w14:textId="5EA0DFE4" w:rsidR="008211B9" w:rsidRDefault="008211B9">
      <w:r>
        <w:rPr>
          <w:noProof/>
        </w:rPr>
        <w:lastRenderedPageBreak/>
        <w:drawing>
          <wp:inline distT="0" distB="0" distL="0" distR="0" wp14:anchorId="5453B590" wp14:editId="6868A376">
            <wp:extent cx="6201015" cy="3805612"/>
            <wp:effectExtent l="0" t="0" r="952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8977" b="2020"/>
                    <a:stretch/>
                  </pic:blipFill>
                  <pic:spPr bwMode="auto">
                    <a:xfrm>
                      <a:off x="0" y="0"/>
                      <a:ext cx="6222257" cy="3818648"/>
                    </a:xfrm>
                    <a:prstGeom prst="rect">
                      <a:avLst/>
                    </a:prstGeom>
                    <a:ln>
                      <a:noFill/>
                    </a:ln>
                    <a:extLst>
                      <a:ext uri="{53640926-AAD7-44D8-BBD7-CCE9431645EC}">
                        <a14:shadowObscured xmlns:a14="http://schemas.microsoft.com/office/drawing/2010/main"/>
                      </a:ext>
                    </a:extLst>
                  </pic:spPr>
                </pic:pic>
              </a:graphicData>
            </a:graphic>
          </wp:inline>
        </w:drawing>
      </w:r>
    </w:p>
    <w:p w14:paraId="40821B1C" w14:textId="6E8312E6" w:rsidR="00D362B9" w:rsidRPr="00A035D6" w:rsidRDefault="00D362B9" w:rsidP="00D362B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Change w:id="113" w:author="Wheeler, David Linnard" w:date="2020-11-10T11:56:00Z">
            <w:rPr>
              <w:szCs w:val="24"/>
            </w:rPr>
          </w:rPrChange>
        </w:rPr>
      </w:pPr>
      <w:r w:rsidRPr="00FC61FF">
        <w:rPr>
          <w:b/>
          <w:bCs/>
          <w:sz w:val="24"/>
          <w:szCs w:val="24"/>
          <w:rPrChange w:id="114" w:author="Wheeler, David Linnard" w:date="2020-11-10T12:41:00Z">
            <w:rPr>
              <w:sz w:val="20"/>
            </w:rPr>
          </w:rPrChange>
        </w:rPr>
        <w:t>Figure 1.</w:t>
      </w:r>
      <w:r w:rsidRPr="00A035D6">
        <w:rPr>
          <w:sz w:val="24"/>
          <w:szCs w:val="24"/>
          <w:rPrChange w:id="115" w:author="Wheeler, David Linnard" w:date="2020-11-10T11:56:00Z">
            <w:rPr>
              <w:sz w:val="20"/>
            </w:rPr>
          </w:rPrChange>
        </w:rPr>
        <w:t xml:space="preserve"> Aphids per plant by treatment using bucket sample assessment on August 19, 2020. Means followed by the same letter or symbol do not significantly differ (P=.05, Student-Newman-</w:t>
      </w:r>
      <w:proofErr w:type="spellStart"/>
      <w:r w:rsidRPr="00A035D6">
        <w:rPr>
          <w:sz w:val="24"/>
          <w:szCs w:val="24"/>
          <w:rPrChange w:id="116" w:author="Wheeler, David Linnard" w:date="2020-11-10T11:56:00Z">
            <w:rPr>
              <w:sz w:val="20"/>
            </w:rPr>
          </w:rPrChange>
        </w:rPr>
        <w:t>Keuls</w:t>
      </w:r>
      <w:proofErr w:type="spellEnd"/>
      <w:r w:rsidRPr="00A035D6">
        <w:rPr>
          <w:sz w:val="24"/>
          <w:szCs w:val="24"/>
          <w:rPrChange w:id="117" w:author="Wheeler, David Linnard" w:date="2020-11-10T11:56:00Z">
            <w:rPr>
              <w:sz w:val="20"/>
            </w:rPr>
          </w:rPrChange>
        </w:rPr>
        <w:t>).</w:t>
      </w:r>
    </w:p>
    <w:p w14:paraId="2826F7F0" w14:textId="645CA48F" w:rsidR="00862071" w:rsidRDefault="00862071">
      <w:r>
        <w:rPr>
          <w:noProof/>
        </w:rPr>
        <w:lastRenderedPageBreak/>
        <w:drawing>
          <wp:inline distT="0" distB="0" distL="0" distR="0" wp14:anchorId="2AF10A05" wp14:editId="68B03E43">
            <wp:extent cx="6554481" cy="372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4545"/>
                    <a:stretch/>
                  </pic:blipFill>
                  <pic:spPr bwMode="auto">
                    <a:xfrm>
                      <a:off x="0" y="0"/>
                      <a:ext cx="6568455" cy="3730689"/>
                    </a:xfrm>
                    <a:prstGeom prst="rect">
                      <a:avLst/>
                    </a:prstGeom>
                    <a:ln>
                      <a:noFill/>
                    </a:ln>
                    <a:extLst>
                      <a:ext uri="{53640926-AAD7-44D8-BBD7-CCE9431645EC}">
                        <a14:shadowObscured xmlns:a14="http://schemas.microsoft.com/office/drawing/2010/main"/>
                      </a:ext>
                    </a:extLst>
                  </pic:spPr>
                </pic:pic>
              </a:graphicData>
            </a:graphic>
          </wp:inline>
        </w:drawing>
      </w:r>
    </w:p>
    <w:p w14:paraId="1E7A7DB5" w14:textId="652F40C5" w:rsidR="00D362B9" w:rsidRPr="00A035D6" w:rsidRDefault="00D362B9" w:rsidP="00D362B9">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Change w:id="118" w:author="Wheeler, David Linnard" w:date="2020-11-10T11:56:00Z">
            <w:rPr>
              <w:szCs w:val="24"/>
            </w:rPr>
          </w:rPrChange>
        </w:rPr>
      </w:pPr>
      <w:r w:rsidRPr="00FC61FF">
        <w:rPr>
          <w:b/>
          <w:bCs/>
          <w:sz w:val="24"/>
          <w:szCs w:val="24"/>
          <w:rPrChange w:id="119" w:author="Wheeler, David Linnard" w:date="2020-11-10T12:41:00Z">
            <w:rPr>
              <w:sz w:val="20"/>
            </w:rPr>
          </w:rPrChange>
        </w:rPr>
        <w:t>Figure 2.</w:t>
      </w:r>
      <w:r w:rsidRPr="00A035D6">
        <w:rPr>
          <w:sz w:val="24"/>
          <w:szCs w:val="24"/>
          <w:rPrChange w:id="120" w:author="Wheeler, David Linnard" w:date="2020-11-10T11:56:00Z">
            <w:rPr>
              <w:sz w:val="20"/>
            </w:rPr>
          </w:rPrChange>
        </w:rPr>
        <w:t xml:space="preserve"> Plant damage assessments conducted on August 26, 2020. Scored on a 0-10 scale where 0 is no visible plant damage and 10 is 100% of the plants exhibiting damage</w:t>
      </w:r>
      <w:r w:rsidRPr="00A035D6">
        <w:rPr>
          <w:sz w:val="24"/>
          <w:szCs w:val="24"/>
          <w:rPrChange w:id="121" w:author="Wheeler, David Linnard" w:date="2020-11-10T11:56:00Z">
            <w:rPr>
              <w:szCs w:val="24"/>
            </w:rPr>
          </w:rPrChange>
        </w:rPr>
        <w:t xml:space="preserve">. </w:t>
      </w:r>
      <w:r w:rsidRPr="00A035D6">
        <w:rPr>
          <w:sz w:val="24"/>
          <w:szCs w:val="24"/>
          <w:rPrChange w:id="122" w:author="Wheeler, David Linnard" w:date="2020-11-10T11:56:00Z">
            <w:rPr>
              <w:sz w:val="20"/>
            </w:rPr>
          </w:rPrChange>
        </w:rPr>
        <w:t>Means followed by same letter or symbol do not significantly differ (P=.05, Student-Newman-</w:t>
      </w:r>
      <w:proofErr w:type="spellStart"/>
      <w:r w:rsidRPr="00A035D6">
        <w:rPr>
          <w:sz w:val="24"/>
          <w:szCs w:val="24"/>
          <w:rPrChange w:id="123" w:author="Wheeler, David Linnard" w:date="2020-11-10T11:56:00Z">
            <w:rPr>
              <w:sz w:val="20"/>
            </w:rPr>
          </w:rPrChange>
        </w:rPr>
        <w:t>Keuls</w:t>
      </w:r>
      <w:proofErr w:type="spellEnd"/>
      <w:r w:rsidRPr="00A035D6">
        <w:rPr>
          <w:sz w:val="24"/>
          <w:szCs w:val="24"/>
          <w:rPrChange w:id="124" w:author="Wheeler, David Linnard" w:date="2020-11-10T11:56:00Z">
            <w:rPr>
              <w:sz w:val="20"/>
            </w:rPr>
          </w:rPrChange>
        </w:rPr>
        <w:t>).</w:t>
      </w:r>
    </w:p>
    <w:p w14:paraId="5121F32A" w14:textId="77777777" w:rsidR="00D362B9" w:rsidRDefault="00D362B9"/>
    <w:p w14:paraId="5080F898" w14:textId="739CC25A" w:rsidR="00A007ED" w:rsidRDefault="00A007ED">
      <w:r>
        <w:rPr>
          <w:noProof/>
        </w:rPr>
        <w:drawing>
          <wp:inline distT="0" distB="0" distL="0" distR="0" wp14:anchorId="40E85A6A" wp14:editId="6EF7F369">
            <wp:extent cx="5943600" cy="2884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84805"/>
                    </a:xfrm>
                    <a:prstGeom prst="rect">
                      <a:avLst/>
                    </a:prstGeom>
                  </pic:spPr>
                </pic:pic>
              </a:graphicData>
            </a:graphic>
          </wp:inline>
        </w:drawing>
      </w:r>
    </w:p>
    <w:p w14:paraId="1EB607A3" w14:textId="5D1E36D5" w:rsidR="00CF237A" w:rsidRPr="00A035D6"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 w:val="24"/>
          <w:szCs w:val="24"/>
          <w:rPrChange w:id="125" w:author="Wheeler, David Linnard" w:date="2020-11-10T11:56:00Z">
            <w:rPr>
              <w:szCs w:val="24"/>
            </w:rPr>
          </w:rPrChange>
        </w:rPr>
      </w:pPr>
      <w:r w:rsidRPr="00FC61FF">
        <w:rPr>
          <w:b/>
          <w:bCs/>
          <w:sz w:val="24"/>
          <w:szCs w:val="24"/>
          <w:rPrChange w:id="126" w:author="Wheeler, David Linnard" w:date="2020-11-10T12:41:00Z">
            <w:rPr>
              <w:sz w:val="20"/>
            </w:rPr>
          </w:rPrChange>
        </w:rPr>
        <w:t>Figure 3.</w:t>
      </w:r>
      <w:r w:rsidRPr="00A035D6">
        <w:rPr>
          <w:sz w:val="24"/>
          <w:szCs w:val="24"/>
          <w:rPrChange w:id="127" w:author="Wheeler, David Linnard" w:date="2020-11-10T11:56:00Z">
            <w:rPr>
              <w:sz w:val="20"/>
            </w:rPr>
          </w:rPrChange>
        </w:rPr>
        <w:t xml:space="preserve"> Market yield and Market #1 potato grades</w:t>
      </w:r>
      <w:r w:rsidRPr="00A035D6">
        <w:rPr>
          <w:sz w:val="24"/>
          <w:szCs w:val="24"/>
          <w:rPrChange w:id="128" w:author="Wheeler, David Linnard" w:date="2020-11-10T11:56:00Z">
            <w:rPr>
              <w:szCs w:val="24"/>
            </w:rPr>
          </w:rPrChange>
        </w:rPr>
        <w:t xml:space="preserve">. </w:t>
      </w:r>
      <w:r w:rsidRPr="00A035D6">
        <w:rPr>
          <w:sz w:val="24"/>
          <w:szCs w:val="24"/>
          <w:rPrChange w:id="129" w:author="Wheeler, David Linnard" w:date="2020-11-10T11:56:00Z">
            <w:rPr>
              <w:sz w:val="20"/>
            </w:rPr>
          </w:rPrChange>
        </w:rPr>
        <w:t>Means followed by same letter or symbol do not significantly differ (P=.05, Student-Newman-</w:t>
      </w:r>
      <w:proofErr w:type="spellStart"/>
      <w:r w:rsidRPr="00A035D6">
        <w:rPr>
          <w:sz w:val="24"/>
          <w:szCs w:val="24"/>
          <w:rPrChange w:id="130" w:author="Wheeler, David Linnard" w:date="2020-11-10T11:56:00Z">
            <w:rPr>
              <w:sz w:val="20"/>
            </w:rPr>
          </w:rPrChange>
        </w:rPr>
        <w:t>Keuls</w:t>
      </w:r>
      <w:proofErr w:type="spellEnd"/>
      <w:r w:rsidRPr="00A035D6">
        <w:rPr>
          <w:sz w:val="24"/>
          <w:szCs w:val="24"/>
          <w:rPrChange w:id="131" w:author="Wheeler, David Linnard" w:date="2020-11-10T11:56:00Z">
            <w:rPr>
              <w:sz w:val="20"/>
            </w:rPr>
          </w:rPrChange>
        </w:rPr>
        <w:t>).</w:t>
      </w:r>
    </w:p>
    <w:p w14:paraId="5FD8E42A" w14:textId="77777777" w:rsidR="00CF237A" w:rsidRDefault="00CF237A"/>
    <w:p w14:paraId="3173A284" w14:textId="5782E69B" w:rsidR="00A007ED" w:rsidRDefault="00A007ED">
      <w:r>
        <w:rPr>
          <w:noProof/>
        </w:rPr>
        <w:drawing>
          <wp:inline distT="0" distB="0" distL="0" distR="0" wp14:anchorId="1C5B8C07" wp14:editId="68DC74D2">
            <wp:extent cx="5943600" cy="2884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84805"/>
                    </a:xfrm>
                    <a:prstGeom prst="rect">
                      <a:avLst/>
                    </a:prstGeom>
                  </pic:spPr>
                </pic:pic>
              </a:graphicData>
            </a:graphic>
          </wp:inline>
        </w:drawing>
      </w:r>
    </w:p>
    <w:p w14:paraId="4638D7C9" w14:textId="56E32175" w:rsidR="00CF237A" w:rsidRPr="00A035D6"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ins w:id="132" w:author="Wheeler, David Linnard" w:date="2020-11-10T11:38:00Z"/>
          <w:sz w:val="24"/>
          <w:szCs w:val="24"/>
          <w:rPrChange w:id="133" w:author="Wheeler, David Linnard" w:date="2020-11-10T11:56:00Z">
            <w:rPr>
              <w:ins w:id="134" w:author="Wheeler, David Linnard" w:date="2020-11-10T11:38:00Z"/>
              <w:sz w:val="20"/>
            </w:rPr>
          </w:rPrChange>
        </w:rPr>
      </w:pPr>
      <w:r w:rsidRPr="00FC61FF">
        <w:rPr>
          <w:b/>
          <w:bCs/>
          <w:sz w:val="24"/>
          <w:szCs w:val="24"/>
          <w:rPrChange w:id="135" w:author="Wheeler, David Linnard" w:date="2020-11-10T12:41:00Z">
            <w:rPr>
              <w:sz w:val="20"/>
            </w:rPr>
          </w:rPrChange>
        </w:rPr>
        <w:t>Figure 4.</w:t>
      </w:r>
      <w:r w:rsidRPr="00A035D6">
        <w:rPr>
          <w:sz w:val="24"/>
          <w:szCs w:val="24"/>
          <w:rPrChange w:id="136" w:author="Wheeler, David Linnard" w:date="2020-11-10T11:56:00Z">
            <w:rPr>
              <w:sz w:val="20"/>
            </w:rPr>
          </w:rPrChange>
        </w:rPr>
        <w:t xml:space="preserve"> Percent usable potatoes. This is calculated by dividing the market yield by the total yield</w:t>
      </w:r>
      <w:r w:rsidRPr="00A035D6">
        <w:rPr>
          <w:sz w:val="24"/>
          <w:szCs w:val="24"/>
          <w:rPrChange w:id="137" w:author="Wheeler, David Linnard" w:date="2020-11-10T11:56:00Z">
            <w:rPr>
              <w:szCs w:val="24"/>
            </w:rPr>
          </w:rPrChange>
        </w:rPr>
        <w:t xml:space="preserve">. </w:t>
      </w:r>
      <w:r w:rsidRPr="00A035D6">
        <w:rPr>
          <w:sz w:val="24"/>
          <w:szCs w:val="24"/>
          <w:rPrChange w:id="138" w:author="Wheeler, David Linnard" w:date="2020-11-10T11:56:00Z">
            <w:rPr>
              <w:sz w:val="20"/>
            </w:rPr>
          </w:rPrChange>
        </w:rPr>
        <w:t>Means followed by same letter or symbol do not significantly differ (P=.05, Student-Newman-</w:t>
      </w:r>
      <w:proofErr w:type="spellStart"/>
      <w:r w:rsidRPr="00A035D6">
        <w:rPr>
          <w:sz w:val="24"/>
          <w:szCs w:val="24"/>
          <w:rPrChange w:id="139" w:author="Wheeler, David Linnard" w:date="2020-11-10T11:56:00Z">
            <w:rPr>
              <w:sz w:val="20"/>
            </w:rPr>
          </w:rPrChange>
        </w:rPr>
        <w:t>Keuls</w:t>
      </w:r>
      <w:proofErr w:type="spellEnd"/>
      <w:r w:rsidRPr="00A035D6">
        <w:rPr>
          <w:sz w:val="24"/>
          <w:szCs w:val="24"/>
          <w:rPrChange w:id="140" w:author="Wheeler, David Linnard" w:date="2020-11-10T11:56:00Z">
            <w:rPr>
              <w:sz w:val="20"/>
            </w:rPr>
          </w:rPrChange>
        </w:rPr>
        <w:t>).</w:t>
      </w:r>
    </w:p>
    <w:p w14:paraId="6287608A" w14:textId="7E8F8291" w:rsidR="00CE309A" w:rsidRDefault="00CE309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ins w:id="141" w:author="Wheeler, David Linnard" w:date="2020-11-10T11:38:00Z"/>
          <w:sz w:val="20"/>
        </w:rPr>
      </w:pPr>
    </w:p>
    <w:p w14:paraId="79D7CABA" w14:textId="77777777" w:rsidR="00CE309A" w:rsidRDefault="00CE309A" w:rsidP="00CE309A">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jc w:val="center"/>
        <w:rPr>
          <w:ins w:id="142" w:author="Wheeler, David Linnard" w:date="2020-11-10T11:40:00Z"/>
        </w:rPr>
        <w:pPrChange w:id="143" w:author="Wheeler, David Linnard" w:date="2020-11-10T11:41:00Z">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pPr>
        </w:pPrChange>
      </w:pPr>
      <w:ins w:id="144" w:author="Wheeler, David Linnard" w:date="2020-11-10T11:38:00Z">
        <w:r>
          <w:rPr>
            <w:noProof/>
            <w:szCs w:val="24"/>
          </w:rPr>
          <w:lastRenderedPageBreak/>
          <w:drawing>
            <wp:inline distT="0" distB="0" distL="0" distR="0" wp14:anchorId="3112CDC4" wp14:editId="619811C2">
              <wp:extent cx="3338705" cy="3767456"/>
              <wp:effectExtent l="0" t="0" r="1905" b="4445"/>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8705" cy="3767456"/>
                      </a:xfrm>
                      <a:prstGeom prst="rect">
                        <a:avLst/>
                      </a:prstGeom>
                    </pic:spPr>
                  </pic:pic>
                </a:graphicData>
              </a:graphic>
            </wp:inline>
          </w:drawing>
        </w:r>
      </w:ins>
    </w:p>
    <w:p w14:paraId="6290FF37" w14:textId="5538EE9F" w:rsidR="00CE309A" w:rsidRPr="00A035D6" w:rsidRDefault="00CE309A" w:rsidP="00CE309A">
      <w:pPr>
        <w:pStyle w:val="Caption"/>
        <w:rPr>
          <w:i w:val="0"/>
          <w:iCs w:val="0"/>
          <w:sz w:val="24"/>
          <w:szCs w:val="40"/>
          <w:rPrChange w:id="145" w:author="Wheeler, David Linnard" w:date="2020-11-10T11:56:00Z">
            <w:rPr>
              <w:szCs w:val="24"/>
            </w:rPr>
          </w:rPrChange>
        </w:rPr>
        <w:pPrChange w:id="146" w:author="Wheeler, David Linnard" w:date="2020-11-10T11:40:00Z">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pPr>
        </w:pPrChange>
      </w:pPr>
      <w:ins w:id="147" w:author="Wheeler, David Linnard" w:date="2020-11-10T11:40:00Z">
        <w:r w:rsidRPr="00FC61FF">
          <w:rPr>
            <w:b/>
            <w:bCs/>
            <w:i w:val="0"/>
            <w:iCs w:val="0"/>
            <w:sz w:val="24"/>
            <w:szCs w:val="24"/>
            <w:rPrChange w:id="148" w:author="Wheeler, David Linnard" w:date="2020-11-10T12:41:00Z">
              <w:rPr/>
            </w:rPrChange>
          </w:rPr>
          <w:t>Figure</w:t>
        </w:r>
      </w:ins>
      <w:ins w:id="149" w:author="Wheeler, David Linnard" w:date="2020-11-10T11:42:00Z">
        <w:r w:rsidRPr="00FC61FF">
          <w:rPr>
            <w:b/>
            <w:bCs/>
            <w:i w:val="0"/>
            <w:iCs w:val="0"/>
            <w:sz w:val="24"/>
            <w:szCs w:val="24"/>
            <w:rPrChange w:id="150" w:author="Wheeler, David Linnard" w:date="2020-11-10T12:41:00Z">
              <w:rPr>
                <w:i/>
                <w:iCs/>
                <w:sz w:val="20"/>
                <w:szCs w:val="20"/>
              </w:rPr>
            </w:rPrChange>
          </w:rPr>
          <w:t xml:space="preserve"> </w:t>
        </w:r>
      </w:ins>
      <w:ins w:id="151" w:author="Wheeler, David Linnard" w:date="2020-11-10T11:40:00Z">
        <w:r w:rsidRPr="00FC61FF">
          <w:rPr>
            <w:b/>
            <w:bCs/>
            <w:i w:val="0"/>
            <w:iCs w:val="0"/>
            <w:sz w:val="24"/>
            <w:szCs w:val="24"/>
            <w:rPrChange w:id="152" w:author="Wheeler, David Linnard" w:date="2020-11-10T12:41:00Z">
              <w:rPr/>
            </w:rPrChange>
          </w:rPr>
          <w:t>5.</w:t>
        </w:r>
        <w:r w:rsidRPr="00A035D6">
          <w:rPr>
            <w:i w:val="0"/>
            <w:iCs w:val="0"/>
            <w:sz w:val="24"/>
            <w:szCs w:val="24"/>
            <w:rPrChange w:id="153" w:author="Wheeler, David Linnard" w:date="2020-11-10T11:56:00Z">
              <w:rPr/>
            </w:rPrChange>
          </w:rPr>
          <w:t xml:space="preserve"> </w:t>
        </w:r>
        <w:proofErr w:type="gramStart"/>
        <w:r w:rsidRPr="00A035D6">
          <w:rPr>
            <w:i w:val="0"/>
            <w:iCs w:val="0"/>
            <w:sz w:val="24"/>
            <w:szCs w:val="24"/>
            <w:rPrChange w:id="154" w:author="Wheeler, David Linnard" w:date="2020-11-10T11:56:00Z">
              <w:rPr/>
            </w:rPrChange>
          </w:rPr>
          <w:t>Early blight disease intensity,</w:t>
        </w:r>
        <w:proofErr w:type="gramEnd"/>
        <w:r w:rsidRPr="00A035D6">
          <w:rPr>
            <w:i w:val="0"/>
            <w:iCs w:val="0"/>
            <w:sz w:val="24"/>
            <w:szCs w:val="24"/>
            <w:rPrChange w:id="155" w:author="Wheeler, David Linnard" w:date="2020-11-10T11:56:00Z">
              <w:rPr/>
            </w:rPrChange>
          </w:rPr>
          <w:t xml:space="preserve"> expressed as the area under the senescence progress curve (AUSPC). Higher values of AUSPC correspond to higher values of disease. Each point represents an observation from a block. Boxplots summarize the distr</w:t>
        </w:r>
      </w:ins>
      <w:ins w:id="156" w:author="Wheeler, David Linnard" w:date="2020-11-10T11:41:00Z">
        <w:r w:rsidRPr="00A035D6">
          <w:rPr>
            <w:i w:val="0"/>
            <w:iCs w:val="0"/>
            <w:sz w:val="24"/>
            <w:szCs w:val="24"/>
            <w:rPrChange w:id="157" w:author="Wheeler, David Linnard" w:date="2020-11-10T11:56:00Z">
              <w:rPr>
                <w:i/>
                <w:iCs/>
                <w:sz w:val="20"/>
                <w:szCs w:val="20"/>
              </w:rPr>
            </w:rPrChange>
          </w:rPr>
          <w:t>i</w:t>
        </w:r>
      </w:ins>
      <w:ins w:id="158" w:author="Wheeler, David Linnard" w:date="2020-11-10T11:40:00Z">
        <w:r w:rsidRPr="00A035D6">
          <w:rPr>
            <w:i w:val="0"/>
            <w:iCs w:val="0"/>
            <w:sz w:val="24"/>
            <w:szCs w:val="24"/>
            <w:rPrChange w:id="159" w:author="Wheeler, David Linnard" w:date="2020-11-10T11:56:00Z">
              <w:rPr/>
            </w:rPrChange>
          </w:rPr>
          <w:t>bution of</w:t>
        </w:r>
      </w:ins>
      <w:ins w:id="160" w:author="Wheeler, David Linnard" w:date="2020-11-10T11:41:00Z">
        <w:r w:rsidRPr="00A035D6">
          <w:rPr>
            <w:i w:val="0"/>
            <w:iCs w:val="0"/>
            <w:sz w:val="24"/>
            <w:szCs w:val="24"/>
            <w:rPrChange w:id="161" w:author="Wheeler, David Linnard" w:date="2020-11-10T11:56:00Z">
              <w:rPr>
                <w:i/>
                <w:iCs/>
                <w:sz w:val="20"/>
                <w:szCs w:val="20"/>
              </w:rPr>
            </w:rPrChange>
          </w:rPr>
          <w:t xml:space="preserve"> </w:t>
        </w:r>
      </w:ins>
      <w:ins w:id="162" w:author="Wheeler, David Linnard" w:date="2020-11-10T11:42:00Z">
        <w:r w:rsidRPr="00A035D6">
          <w:rPr>
            <w:i w:val="0"/>
            <w:iCs w:val="0"/>
            <w:sz w:val="24"/>
            <w:szCs w:val="24"/>
            <w:rPrChange w:id="163" w:author="Wheeler, David Linnard" w:date="2020-11-10T11:56:00Z">
              <w:rPr>
                <w:i/>
                <w:iCs/>
                <w:sz w:val="20"/>
                <w:szCs w:val="20"/>
              </w:rPr>
            </w:rPrChange>
          </w:rPr>
          <w:t>AUSPC values. The marginal histograms on the right axis summarize the distributions of all treatments.</w:t>
        </w:r>
      </w:ins>
    </w:p>
    <w:p w14:paraId="018F4A85" w14:textId="331257EE" w:rsidR="00CF237A" w:rsidRDefault="00CF237A" w:rsidP="00CF237A">
      <w:pPr>
        <w:rPr>
          <w:ins w:id="164" w:author="Wheeler, David Linnard" w:date="2020-11-10T11:52:00Z"/>
          <w:rFonts w:ascii="Times New Roman" w:hAnsi="Times New Roman" w:cs="Times New Roman"/>
          <w:b/>
          <w:i/>
          <w:sz w:val="24"/>
          <w:szCs w:val="24"/>
        </w:rPr>
      </w:pPr>
    </w:p>
    <w:p w14:paraId="61C4066C" w14:textId="44C46987" w:rsidR="00A035D6" w:rsidRPr="00A035D6" w:rsidRDefault="00A035D6" w:rsidP="00CF237A">
      <w:pPr>
        <w:rPr>
          <w:ins w:id="165" w:author="Wheeler, David Linnard" w:date="2020-11-10T11:51:00Z"/>
          <w:rFonts w:ascii="Times New Roman" w:hAnsi="Times New Roman" w:cs="Times New Roman"/>
          <w:b/>
          <w:iCs/>
          <w:sz w:val="24"/>
          <w:szCs w:val="24"/>
          <w:rPrChange w:id="166" w:author="Wheeler, David Linnard" w:date="2020-11-10T11:52:00Z">
            <w:rPr>
              <w:ins w:id="167" w:author="Wheeler, David Linnard" w:date="2020-11-10T11:51:00Z"/>
              <w:rFonts w:ascii="Times New Roman" w:hAnsi="Times New Roman" w:cs="Times New Roman"/>
              <w:b/>
              <w:i/>
              <w:sz w:val="24"/>
              <w:szCs w:val="24"/>
            </w:rPr>
          </w:rPrChange>
        </w:rPr>
      </w:pPr>
      <w:ins w:id="168" w:author="Wheeler, David Linnard" w:date="2020-11-10T11:54:00Z">
        <w:r>
          <w:rPr>
            <w:rFonts w:ascii="Times New Roman" w:hAnsi="Times New Roman" w:cs="Times New Roman"/>
            <w:b/>
            <w:iCs/>
            <w:sz w:val="24"/>
            <w:szCs w:val="24"/>
          </w:rPr>
          <w:t xml:space="preserve">Table </w:t>
        </w:r>
      </w:ins>
      <w:ins w:id="169" w:author="Wheeler, David Linnard" w:date="2020-11-10T11:55:00Z">
        <w:r>
          <w:rPr>
            <w:rFonts w:ascii="Times New Roman" w:hAnsi="Times New Roman" w:cs="Times New Roman"/>
            <w:b/>
            <w:iCs/>
            <w:sz w:val="24"/>
            <w:szCs w:val="24"/>
          </w:rPr>
          <w:t>2</w:t>
        </w:r>
      </w:ins>
      <w:ins w:id="170" w:author="Wheeler, David Linnard" w:date="2020-11-10T11:54:00Z">
        <w:r>
          <w:rPr>
            <w:rFonts w:ascii="Times New Roman" w:hAnsi="Times New Roman" w:cs="Times New Roman"/>
            <w:b/>
            <w:iCs/>
            <w:sz w:val="24"/>
            <w:szCs w:val="24"/>
          </w:rPr>
          <w:t>.</w:t>
        </w:r>
      </w:ins>
      <w:ins w:id="171" w:author="Wheeler, David Linnard" w:date="2020-11-10T11:56:00Z">
        <w:r>
          <w:rPr>
            <w:rFonts w:ascii="Times New Roman" w:hAnsi="Times New Roman" w:cs="Times New Roman"/>
            <w:b/>
            <w:iCs/>
            <w:sz w:val="24"/>
            <w:szCs w:val="24"/>
          </w:rPr>
          <w:t xml:space="preserve"> </w:t>
        </w:r>
      </w:ins>
      <w:ins w:id="172" w:author="Wheeler, David Linnard" w:date="2020-11-10T11:57:00Z">
        <w:r w:rsidRPr="00FC61FF">
          <w:rPr>
            <w:rFonts w:ascii="Times New Roman" w:hAnsi="Times New Roman" w:cs="Times New Roman"/>
            <w:bCs/>
            <w:iCs/>
            <w:sz w:val="24"/>
            <w:szCs w:val="24"/>
            <w:rPrChange w:id="173" w:author="Wheeler, David Linnard" w:date="2020-11-10T12:41:00Z">
              <w:rPr>
                <w:rFonts w:ascii="Times New Roman" w:hAnsi="Times New Roman" w:cs="Times New Roman"/>
                <w:b/>
                <w:iCs/>
                <w:sz w:val="24"/>
                <w:szCs w:val="24"/>
              </w:rPr>
            </w:rPrChange>
          </w:rPr>
          <w:t>ANOVA table for early blight disease severity.</w:t>
        </w:r>
        <w:r>
          <w:rPr>
            <w:rFonts w:ascii="Times New Roman" w:hAnsi="Times New Roman" w:cs="Times New Roman"/>
            <w:b/>
            <w:iCs/>
            <w:sz w:val="24"/>
            <w:szCs w:val="24"/>
          </w:rPr>
          <w:t xml:space="preserve"> </w:t>
        </w:r>
      </w:ins>
    </w:p>
    <w:p w14:paraId="0EFADABC" w14:textId="2E3618B5" w:rsidR="00A035D6" w:rsidRPr="00A035D6" w:rsidRDefault="00A035D6" w:rsidP="00A035D6">
      <w:pPr>
        <w:jc w:val="center"/>
        <w:rPr>
          <w:rFonts w:ascii="Times New Roman" w:hAnsi="Times New Roman" w:cs="Times New Roman"/>
          <w:b/>
          <w:iCs/>
          <w:sz w:val="24"/>
          <w:szCs w:val="24"/>
          <w:rPrChange w:id="174" w:author="Wheeler, David Linnard" w:date="2020-11-10T11:51:00Z">
            <w:rPr>
              <w:rFonts w:ascii="Times New Roman" w:hAnsi="Times New Roman" w:cs="Times New Roman"/>
              <w:b/>
              <w:i/>
              <w:sz w:val="24"/>
              <w:szCs w:val="24"/>
            </w:rPr>
          </w:rPrChange>
        </w:rPr>
        <w:pPrChange w:id="175" w:author="Wheeler, David Linnard" w:date="2020-11-10T11:57:00Z">
          <w:pPr/>
        </w:pPrChange>
      </w:pPr>
      <w:ins w:id="176" w:author="Wheeler, David Linnard" w:date="2020-11-10T11:52:00Z">
        <w:r>
          <w:rPr>
            <w:rFonts w:ascii="Times New Roman" w:hAnsi="Times New Roman" w:cs="Times New Roman"/>
            <w:b/>
            <w:iCs/>
            <w:noProof/>
            <w:sz w:val="24"/>
            <w:szCs w:val="24"/>
          </w:rPr>
          <w:drawing>
            <wp:inline distT="0" distB="0" distL="0" distR="0" wp14:anchorId="6C5EAFF1" wp14:editId="60C9A6D6">
              <wp:extent cx="4591183" cy="1576878"/>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96654" cy="1578757"/>
                      </a:xfrm>
                      <a:prstGeom prst="rect">
                        <a:avLst/>
                      </a:prstGeom>
                    </pic:spPr>
                  </pic:pic>
                </a:graphicData>
              </a:graphic>
            </wp:inline>
          </w:drawing>
        </w:r>
      </w:ins>
    </w:p>
    <w:p w14:paraId="48B0895A" w14:textId="45845A76" w:rsidR="00CF237A" w:rsidRPr="00577329" w:rsidRDefault="00CF237A" w:rsidP="00CF237A">
      <w:pPr>
        <w:rPr>
          <w:rFonts w:ascii="Times New Roman" w:hAnsi="Times New Roman" w:cs="Times New Roman"/>
          <w:sz w:val="24"/>
          <w:szCs w:val="24"/>
        </w:rPr>
      </w:pPr>
      <w:r w:rsidRPr="00577329">
        <w:rPr>
          <w:rFonts w:ascii="Times New Roman" w:hAnsi="Times New Roman" w:cs="Times New Roman"/>
          <w:b/>
          <w:i/>
          <w:sz w:val="24"/>
          <w:szCs w:val="24"/>
        </w:rPr>
        <w:t>Publications</w:t>
      </w:r>
      <w:r w:rsidRPr="00577329">
        <w:rPr>
          <w:rFonts w:ascii="Times New Roman" w:hAnsi="Times New Roman" w:cs="Times New Roman"/>
          <w:b/>
          <w:sz w:val="24"/>
          <w:szCs w:val="24"/>
        </w:rPr>
        <w:t>:</w:t>
      </w:r>
      <w:r w:rsidRPr="00577329">
        <w:rPr>
          <w:rFonts w:ascii="Times New Roman" w:hAnsi="Times New Roman" w:cs="Times New Roman"/>
          <w:sz w:val="24"/>
          <w:szCs w:val="24"/>
          <w:u w:val="single"/>
        </w:rPr>
        <w:t xml:space="preserve"> </w:t>
      </w:r>
    </w:p>
    <w:p w14:paraId="3792226E" w14:textId="77777777" w:rsidR="00CF237A" w:rsidRPr="00577329" w:rsidRDefault="00CF237A" w:rsidP="00CF237A">
      <w:pPr>
        <w:rPr>
          <w:rFonts w:ascii="Times New Roman" w:hAnsi="Times New Roman" w:cs="Times New Roman"/>
          <w:sz w:val="24"/>
          <w:szCs w:val="24"/>
        </w:rPr>
      </w:pPr>
      <w:r w:rsidRPr="00577329">
        <w:rPr>
          <w:rFonts w:ascii="Times New Roman" w:hAnsi="Times New Roman" w:cs="Times New Roman"/>
          <w:sz w:val="24"/>
          <w:szCs w:val="24"/>
        </w:rPr>
        <w:t xml:space="preserve">None to date. </w:t>
      </w:r>
    </w:p>
    <w:p w14:paraId="2F655E62" w14:textId="77777777" w:rsidR="00CF237A" w:rsidRDefault="00CF237A" w:rsidP="00CF237A">
      <w:pPr>
        <w:rPr>
          <w:rFonts w:ascii="Times New Roman" w:hAnsi="Times New Roman" w:cs="Times New Roman"/>
          <w:b/>
          <w:i/>
          <w:sz w:val="24"/>
          <w:szCs w:val="24"/>
        </w:rPr>
      </w:pPr>
      <w:r w:rsidRPr="00577329">
        <w:rPr>
          <w:rFonts w:ascii="Times New Roman" w:hAnsi="Times New Roman" w:cs="Times New Roman"/>
          <w:b/>
          <w:i/>
          <w:sz w:val="24"/>
          <w:szCs w:val="24"/>
        </w:rPr>
        <w:t>Presentations and Reports:</w:t>
      </w:r>
    </w:p>
    <w:p w14:paraId="5EE2A001" w14:textId="77777777" w:rsidR="00CF237A" w:rsidRPr="00CF237A" w:rsidRDefault="00CF237A" w:rsidP="00CF237A">
      <w:pPr>
        <w:rPr>
          <w:rFonts w:ascii="Times New Roman" w:hAnsi="Times New Roman" w:cs="Times New Roman"/>
          <w:bCs/>
          <w:iCs/>
          <w:sz w:val="24"/>
          <w:szCs w:val="24"/>
        </w:rPr>
      </w:pPr>
      <w:r>
        <w:rPr>
          <w:rFonts w:ascii="Times New Roman" w:hAnsi="Times New Roman" w:cs="Times New Roman"/>
          <w:bCs/>
          <w:iCs/>
          <w:sz w:val="24"/>
          <w:szCs w:val="24"/>
        </w:rPr>
        <w:t xml:space="preserve">None to date. </w:t>
      </w:r>
    </w:p>
    <w:p w14:paraId="0EFC8420" w14:textId="77777777" w:rsidR="00CF237A" w:rsidRPr="00577329"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b/>
          <w:i/>
          <w:sz w:val="24"/>
          <w:szCs w:val="24"/>
        </w:rPr>
      </w:pPr>
      <w:r w:rsidRPr="00577329">
        <w:rPr>
          <w:rFonts w:ascii="Times New Roman" w:hAnsi="Times New Roman" w:cs="Times New Roman"/>
          <w:b/>
          <w:i/>
          <w:sz w:val="24"/>
          <w:szCs w:val="24"/>
        </w:rPr>
        <w:lastRenderedPageBreak/>
        <w:t>Acknowledgements</w:t>
      </w:r>
    </w:p>
    <w:p w14:paraId="0865670A" w14:textId="77777777" w:rsidR="00CF237A" w:rsidRPr="00577329" w:rsidRDefault="00CF237A" w:rsidP="00CF237A">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rFonts w:ascii="Times New Roman" w:hAnsi="Times New Roman" w:cs="Times New Roman"/>
          <w:sz w:val="24"/>
          <w:szCs w:val="24"/>
        </w:rPr>
      </w:pPr>
      <w:r w:rsidRPr="00577329">
        <w:rPr>
          <w:rFonts w:ascii="Times New Roman" w:hAnsi="Times New Roman" w:cs="Times New Roman"/>
          <w:sz w:val="24"/>
          <w:szCs w:val="24"/>
        </w:rPr>
        <w:t>This project was funded by the Northwest Potato Consortium. Technical and in-kind support was provided by</w:t>
      </w:r>
      <w:r>
        <w:rPr>
          <w:rFonts w:ascii="Times New Roman" w:hAnsi="Times New Roman" w:cs="Times New Roman"/>
          <w:sz w:val="24"/>
          <w:szCs w:val="24"/>
        </w:rPr>
        <w:t xml:space="preserve"> numerous crop advisors, </w:t>
      </w:r>
      <w:r w:rsidRPr="00577329">
        <w:rPr>
          <w:rFonts w:ascii="Times New Roman" w:hAnsi="Times New Roman" w:cs="Times New Roman"/>
          <w:sz w:val="24"/>
          <w:szCs w:val="24"/>
        </w:rPr>
        <w:t>WSU Extension (Jennifer Darner</w:t>
      </w:r>
      <w:r>
        <w:rPr>
          <w:rFonts w:ascii="Times New Roman" w:hAnsi="Times New Roman" w:cs="Times New Roman"/>
          <w:sz w:val="24"/>
          <w:szCs w:val="24"/>
        </w:rPr>
        <w:t>, Jeffrey Lambert and Alexa Hintze</w:t>
      </w:r>
      <w:r w:rsidRPr="00577329">
        <w:rPr>
          <w:rFonts w:ascii="Times New Roman" w:hAnsi="Times New Roman" w:cs="Times New Roman"/>
          <w:sz w:val="24"/>
          <w:szCs w:val="24"/>
        </w:rPr>
        <w:t xml:space="preserve">) and Drs. Andy Jensen and Matthew Blua. </w:t>
      </w:r>
    </w:p>
    <w:p w14:paraId="53D5A572" w14:textId="77777777" w:rsidR="00CF237A" w:rsidRDefault="00CF237A"/>
    <w:sectPr w:rsidR="00CF2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Wheeler, David Linnard">
    <w15:presenceInfo w15:providerId="AD" w15:userId="S::david.wheeler@wsu.edu::537f363c-f550-4d12-b09d-9c2368ea6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B9"/>
    <w:rsid w:val="00003E60"/>
    <w:rsid w:val="0003042C"/>
    <w:rsid w:val="000424F0"/>
    <w:rsid w:val="00175D40"/>
    <w:rsid w:val="001B1F4F"/>
    <w:rsid w:val="001E3031"/>
    <w:rsid w:val="00265D91"/>
    <w:rsid w:val="003A18DF"/>
    <w:rsid w:val="004672C6"/>
    <w:rsid w:val="004B008E"/>
    <w:rsid w:val="00502F9B"/>
    <w:rsid w:val="00564D64"/>
    <w:rsid w:val="005709CB"/>
    <w:rsid w:val="00577329"/>
    <w:rsid w:val="00703412"/>
    <w:rsid w:val="0076657C"/>
    <w:rsid w:val="007E3BB1"/>
    <w:rsid w:val="007E7393"/>
    <w:rsid w:val="008211B9"/>
    <w:rsid w:val="00862071"/>
    <w:rsid w:val="00895CCF"/>
    <w:rsid w:val="008E0C4A"/>
    <w:rsid w:val="00977647"/>
    <w:rsid w:val="00A007ED"/>
    <w:rsid w:val="00A035D6"/>
    <w:rsid w:val="00AA211B"/>
    <w:rsid w:val="00B03D2C"/>
    <w:rsid w:val="00BD153D"/>
    <w:rsid w:val="00C46063"/>
    <w:rsid w:val="00CE309A"/>
    <w:rsid w:val="00CF237A"/>
    <w:rsid w:val="00D21DB2"/>
    <w:rsid w:val="00D362B9"/>
    <w:rsid w:val="00D62C18"/>
    <w:rsid w:val="00D75A8B"/>
    <w:rsid w:val="00DC130C"/>
    <w:rsid w:val="00DD23AF"/>
    <w:rsid w:val="00E024CF"/>
    <w:rsid w:val="00E16348"/>
    <w:rsid w:val="00EB284D"/>
    <w:rsid w:val="00F46351"/>
    <w:rsid w:val="00FB38AF"/>
    <w:rsid w:val="00FC61FF"/>
    <w:rsid w:val="00FF0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368A"/>
  <w15:chartTrackingRefBased/>
  <w15:docId w15:val="{861C5635-DABC-49E8-86A1-2A6EDB01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3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329"/>
    <w:rPr>
      <w:rFonts w:ascii="Segoe UI" w:hAnsi="Segoe UI" w:cs="Segoe UI"/>
      <w:sz w:val="18"/>
      <w:szCs w:val="18"/>
    </w:rPr>
  </w:style>
  <w:style w:type="character" w:styleId="Hyperlink">
    <w:name w:val="Hyperlink"/>
    <w:basedOn w:val="DefaultParagraphFont"/>
    <w:rsid w:val="00577329"/>
    <w:rPr>
      <w:color w:val="0563C1" w:themeColor="hyperlink"/>
      <w:u w:val="single"/>
    </w:rPr>
  </w:style>
  <w:style w:type="paragraph" w:customStyle="1" w:styleId="Default">
    <w:name w:val="Default"/>
    <w:rsid w:val="00577329"/>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B03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008E"/>
    <w:rPr>
      <w:color w:val="605E5C"/>
      <w:shd w:val="clear" w:color="auto" w:fill="E1DFDD"/>
    </w:rPr>
  </w:style>
  <w:style w:type="character" w:styleId="FollowedHyperlink">
    <w:name w:val="FollowedHyperlink"/>
    <w:basedOn w:val="DefaultParagraphFont"/>
    <w:uiPriority w:val="99"/>
    <w:semiHidden/>
    <w:unhideWhenUsed/>
    <w:rsid w:val="004B008E"/>
    <w:rPr>
      <w:color w:val="954F72" w:themeColor="followedHyperlink"/>
      <w:u w:val="single"/>
    </w:rPr>
  </w:style>
  <w:style w:type="paragraph" w:styleId="Caption">
    <w:name w:val="caption"/>
    <w:basedOn w:val="Normal"/>
    <w:next w:val="Normal"/>
    <w:uiPriority w:val="35"/>
    <w:unhideWhenUsed/>
    <w:qFormat/>
    <w:rsid w:val="00CE309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avid.wheeler@wsu.edu" TargetMode="External"/><Relationship Id="rId10" Type="http://schemas.openxmlformats.org/officeDocument/2006/relationships/image" Target="media/image5.png"/><Relationship Id="rId4" Type="http://schemas.openxmlformats.org/officeDocument/2006/relationships/hyperlink" Target="mailto:twaters@wsu.edu" TargetMode="Externa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Waters, Timothy David</dc:creator>
  <cp:keywords/>
  <dc:description/>
  <cp:lastModifiedBy>Wheeler, David Linnard</cp:lastModifiedBy>
  <cp:revision>6</cp:revision>
  <cp:lastPrinted>2020-11-06T23:11:00Z</cp:lastPrinted>
  <dcterms:created xsi:type="dcterms:W3CDTF">2020-11-10T15:47:00Z</dcterms:created>
  <dcterms:modified xsi:type="dcterms:W3CDTF">2020-11-10T18:17:00Z</dcterms:modified>
</cp:coreProperties>
</file>